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0726" w14:textId="77777777" w:rsidR="0086121F" w:rsidRDefault="00C328A1">
      <w:pPr>
        <w:pStyle w:val="Heading1"/>
        <w:rPr>
          <w:lang w:eastAsia="ko-KR"/>
        </w:rPr>
      </w:pPr>
      <w:bookmarkStart w:id="0" w:name="베리타스-강좌-2-신규-교과목-연구개발계획서-v6---제출용-최종본"/>
      <w:r>
        <w:rPr>
          <w:lang w:eastAsia="ko-KR"/>
        </w:rPr>
        <w:t>『</w:t>
      </w:r>
      <w:proofErr w:type="spellStart"/>
      <w:r>
        <w:rPr>
          <w:lang w:eastAsia="ko-KR"/>
        </w:rPr>
        <w:t>베리타스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강좌</w:t>
      </w:r>
      <w:r>
        <w:rPr>
          <w:lang w:eastAsia="ko-KR"/>
        </w:rPr>
        <w:t xml:space="preserve"> 2</w:t>
      </w:r>
      <w:r>
        <w:rPr>
          <w:lang w:eastAsia="ko-KR"/>
        </w:rPr>
        <w:t>』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교과목</w:t>
      </w:r>
      <w:r>
        <w:rPr>
          <w:lang w:eastAsia="ko-KR"/>
        </w:rPr>
        <w:t xml:space="preserve"> </w:t>
      </w:r>
      <w:r>
        <w:rPr>
          <w:lang w:eastAsia="ko-KR"/>
        </w:rPr>
        <w:t>연구개발계획서</w:t>
      </w:r>
      <w:r>
        <w:rPr>
          <w:lang w:eastAsia="ko-KR"/>
        </w:rPr>
        <w:t xml:space="preserve"> (v6 - </w:t>
      </w:r>
      <w:r>
        <w:rPr>
          <w:lang w:eastAsia="ko-KR"/>
        </w:rPr>
        <w:t>제출용</w:t>
      </w:r>
      <w:r>
        <w:rPr>
          <w:lang w:eastAsia="ko-KR"/>
        </w:rPr>
        <w:t xml:space="preserve"> </w:t>
      </w:r>
      <w:r>
        <w:rPr>
          <w:lang w:eastAsia="ko-KR"/>
        </w:rPr>
        <w:t>최종본</w:t>
      </w:r>
      <w:r>
        <w:rPr>
          <w:lang w:eastAsia="ko-KR"/>
        </w:rPr>
        <w:t>)</w:t>
      </w:r>
    </w:p>
    <w:p w14:paraId="3FBE209C" w14:textId="77777777" w:rsidR="0086121F" w:rsidRDefault="00C328A1">
      <w:r>
        <w:rPr>
          <w:noProof/>
        </w:rPr>
      </w:r>
      <w:r w:rsidR="00C328A1">
        <w:rPr>
          <w:noProof/>
        </w:rPr>
        <w:pict w14:anchorId="197FA33B">
          <v:rect id="_x0000_i1025" alt="" style="width:468pt;height:.05pt;mso-width-percent:0;mso-height-percent:0;mso-width-percent:0;mso-height-percent:0" o:hralign="center" o:hrstd="t" o:hr="t"/>
        </w:pict>
      </w:r>
    </w:p>
    <w:p w14:paraId="7BF5D869" w14:textId="77777777" w:rsidR="0086121F" w:rsidRDefault="00C328A1">
      <w:pPr>
        <w:pStyle w:val="Heading2"/>
        <w:rPr>
          <w:lang w:eastAsia="ko-KR"/>
        </w:rPr>
      </w:pPr>
      <w:bookmarkStart w:id="1" w:name="최신-수정-사항-v5-v6"/>
      <w:r>
        <w:rPr>
          <w:lang w:eastAsia="ko-KR"/>
        </w:rPr>
        <w:t>⚠</w:t>
      </w:r>
      <w:r>
        <w:rPr>
          <w:lang w:eastAsia="ko-KR"/>
        </w:rPr>
        <w:t>️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 xml:space="preserve"> (v5 → v6)</w:t>
      </w:r>
    </w:p>
    <w:p w14:paraId="217C28E3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연구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업데이트</w:t>
      </w:r>
      <w:r>
        <w:rPr>
          <w:lang w:eastAsia="ko-KR"/>
        </w:rPr>
        <w:t xml:space="preserve"> (</w:t>
      </w:r>
      <w:r>
        <w:rPr>
          <w:lang w:eastAsia="ko-KR"/>
        </w:rPr>
        <w:t>최신</w:t>
      </w:r>
      <w:r>
        <w:rPr>
          <w:lang w:eastAsia="ko-KR"/>
        </w:rPr>
        <w:t xml:space="preserve"> 10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공모안내문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 - ❌ v5: “2025</w:t>
      </w:r>
      <w:r>
        <w:rPr>
          <w:lang w:eastAsia="ko-KR"/>
        </w:rPr>
        <w:t>년</w:t>
      </w:r>
      <w:r>
        <w:rPr>
          <w:lang w:eastAsia="ko-KR"/>
        </w:rPr>
        <w:t xml:space="preserve"> 6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~ 2025</w:t>
      </w:r>
      <w:r>
        <w:rPr>
          <w:lang w:eastAsia="ko-KR"/>
        </w:rPr>
        <w:t>년</w:t>
      </w:r>
      <w:r>
        <w:rPr>
          <w:lang w:eastAsia="ko-KR"/>
        </w:rPr>
        <w:t xml:space="preserve"> 10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  <w:r>
        <w:rPr>
          <w:lang w:eastAsia="ko-KR"/>
        </w:rPr>
        <w:t xml:space="preserve"> (5</w:t>
      </w:r>
      <w:r>
        <w:rPr>
          <w:lang w:eastAsia="ko-KR"/>
        </w:rPr>
        <w:t>개월</w:t>
      </w:r>
      <w:r>
        <w:rPr>
          <w:lang w:eastAsia="ko-KR"/>
        </w:rPr>
        <w:t>)” - ✅ v6: “2025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~ 2026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  <w:r>
        <w:rPr>
          <w:lang w:eastAsia="ko-KR"/>
        </w:rPr>
        <w:t xml:space="preserve"> (5</w:t>
      </w:r>
      <w:r>
        <w:rPr>
          <w:lang w:eastAsia="ko-KR"/>
        </w:rPr>
        <w:t>개월</w:t>
      </w:r>
      <w:r>
        <w:rPr>
          <w:lang w:eastAsia="ko-KR"/>
        </w:rPr>
        <w:t xml:space="preserve">)” - </w:t>
      </w:r>
      <w:r>
        <w:rPr>
          <w:b/>
          <w:bCs/>
          <w:lang w:eastAsia="ko-KR"/>
        </w:rPr>
        <w:t>사유</w:t>
      </w:r>
      <w:r>
        <w:rPr>
          <w:lang w:eastAsia="ko-KR"/>
        </w:rPr>
        <w:t>: 2025</w:t>
      </w:r>
      <w:r>
        <w:rPr>
          <w:lang w:eastAsia="ko-KR"/>
        </w:rPr>
        <w:t>년</w:t>
      </w:r>
      <w:r>
        <w:rPr>
          <w:lang w:eastAsia="ko-KR"/>
        </w:rPr>
        <w:t xml:space="preserve"> 10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공모안내문에서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일정이</w:t>
      </w:r>
      <w:r>
        <w:rPr>
          <w:lang w:eastAsia="ko-KR"/>
        </w:rPr>
        <w:t xml:space="preserve"> 5~6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연기됨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교과목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예정</w:t>
      </w:r>
      <w:r>
        <w:rPr>
          <w:lang w:eastAsia="ko-KR"/>
        </w:rPr>
        <w:t>: 2026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학기</w:t>
      </w:r>
      <w:r>
        <w:rPr>
          <w:lang w:eastAsia="ko-KR"/>
        </w:rPr>
        <w:t xml:space="preserve"> (2027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학기</w:t>
      </w:r>
      <w:r>
        <w:rPr>
          <w:lang w:eastAsia="ko-KR"/>
        </w:rPr>
        <w:t xml:space="preserve"> </w:t>
      </w:r>
      <w:r>
        <w:rPr>
          <w:lang w:eastAsia="ko-KR"/>
        </w:rPr>
        <w:t>개설</w:t>
      </w:r>
      <w:r>
        <w:rPr>
          <w:lang w:eastAsia="ko-KR"/>
        </w:rPr>
        <w:t xml:space="preserve"> </w:t>
      </w:r>
      <w:r>
        <w:rPr>
          <w:lang w:eastAsia="ko-KR"/>
        </w:rPr>
        <w:t>희망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  <w:r>
        <w:rPr>
          <w:lang w:eastAsia="ko-KR"/>
        </w:rPr>
        <w:t>)</w:t>
      </w:r>
    </w:p>
    <w:p w14:paraId="33393FCB" w14:textId="77777777" w:rsidR="0086121F" w:rsidRDefault="00C328A1">
      <w:r>
        <w:rPr>
          <w:noProof/>
        </w:rPr>
      </w:r>
      <w:r w:rsidR="00C328A1">
        <w:rPr>
          <w:noProof/>
        </w:rPr>
        <w:pict w14:anchorId="7E0B8018">
          <v:rect id="_x0000_i1026" alt="" style="width:468pt;height:.05pt;mso-width-percent:0;mso-height-percent:0;mso-width-percent:0;mso-height-percent:0" o:hralign="center" o:hrstd="t" o:hr="t"/>
        </w:pict>
      </w:r>
    </w:p>
    <w:p w14:paraId="3651127B" w14:textId="77777777" w:rsidR="0086121F" w:rsidRDefault="00C328A1">
      <w:pPr>
        <w:pStyle w:val="Heading2"/>
      </w:pPr>
      <w:bookmarkStart w:id="2" w:name="이전-수정-이력-v4-v5"/>
      <w:bookmarkEnd w:id="1"/>
      <w:r>
        <w:t>📋</w:t>
      </w:r>
      <w:r>
        <w:t xml:space="preserve"> </w:t>
      </w:r>
      <w:r>
        <w:t>이전</w:t>
      </w:r>
      <w:r>
        <w:t xml:space="preserve"> </w:t>
      </w:r>
      <w:r>
        <w:t>수정</w:t>
      </w:r>
      <w:r>
        <w:t xml:space="preserve"> </w:t>
      </w:r>
      <w:r>
        <w:t>이력</w:t>
      </w:r>
      <w:r>
        <w:t xml:space="preserve"> (v4 → v5)</w:t>
      </w:r>
    </w:p>
    <w:p w14:paraId="5F3EDA50" w14:textId="77777777" w:rsidR="0086121F" w:rsidRDefault="00C328A1">
      <w:pPr>
        <w:pStyle w:val="FirstParagraph"/>
      </w:pPr>
      <w:r>
        <w:rPr>
          <w:b/>
          <w:bCs/>
        </w:rPr>
        <w:t xml:space="preserve">1. </w:t>
      </w:r>
      <w:r>
        <w:rPr>
          <w:b/>
          <w:bCs/>
        </w:rPr>
        <w:t>이해연</w:t>
      </w:r>
      <w:r>
        <w:rPr>
          <w:b/>
          <w:bCs/>
        </w:rPr>
        <w:t xml:space="preserve"> </w:t>
      </w:r>
      <w:r>
        <w:rPr>
          <w:b/>
          <w:bCs/>
        </w:rPr>
        <w:t>교수</w:t>
      </w:r>
      <w:r>
        <w:rPr>
          <w:b/>
          <w:bCs/>
        </w:rPr>
        <w:t xml:space="preserve"> Nature 2022 </w:t>
      </w:r>
      <w:r>
        <w:rPr>
          <w:b/>
          <w:bCs/>
        </w:rPr>
        <w:t>논문</w:t>
      </w:r>
      <w:r>
        <w:rPr>
          <w:b/>
          <w:bCs/>
        </w:rPr>
        <w:t xml:space="preserve"> </w:t>
      </w:r>
      <w:r>
        <w:rPr>
          <w:b/>
          <w:bCs/>
        </w:rPr>
        <w:t>인용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t xml:space="preserve"> (CRITICAL!) - ❌ v4: “</w:t>
      </w:r>
      <w:commentRangeStart w:id="3"/>
      <w:r>
        <w:t xml:space="preserve">Lee, H., et al. (2022). ‘Globally scalable web intervention.’ </w:t>
      </w:r>
      <w:r>
        <w:rPr>
          <w:i/>
          <w:iCs/>
        </w:rPr>
        <w:t>Nature</w:t>
      </w:r>
      <w:r>
        <w:t>, 607, 768-774.”</w:t>
      </w:r>
      <w:commentRangeEnd w:id="3"/>
      <w:r w:rsidR="002E0F14">
        <w:rPr>
          <w:rStyle w:val="CommentReference"/>
        </w:rPr>
        <w:commentReference w:id="3"/>
      </w:r>
      <w:r>
        <w:t xml:space="preserve"> - ✅ v5: “Yeager, D. S., Bryan, C. J., Gross, J. J., Murray, J. S., Krettek Cobb, D., Santos, P. H. F., Gravelding, H., Johnson, M., &amp; Lee, H. Y. (2022). A synergistic mindsets intervention protects adolescents from stress. </w:t>
      </w:r>
      <w:r>
        <w:rPr>
          <w:i/>
          <w:iCs/>
        </w:rPr>
        <w:t>Nature</w:t>
      </w:r>
      <w:r>
        <w:t xml:space="preserve">, 607, 512-520. https://doi.org/10.1038/s41586-022-04907-7” -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t xml:space="preserve">: </w:t>
      </w:r>
      <w:r>
        <w:t>참고문헌</w:t>
      </w:r>
      <w:r>
        <w:t xml:space="preserve"> </w:t>
      </w:r>
      <w:r>
        <w:t>섹션</w:t>
      </w:r>
      <w:r>
        <w:t xml:space="preserve"> + Module 1, 3, 4 </w:t>
      </w:r>
      <w:r>
        <w:t>읽기</w:t>
      </w:r>
      <w:r>
        <w:t xml:space="preserve"> </w:t>
      </w:r>
      <w:r>
        <w:t>자료</w:t>
      </w:r>
      <w:r>
        <w:t xml:space="preserve"> (</w:t>
      </w:r>
      <w:r>
        <w:t>총</w:t>
      </w:r>
      <w:r>
        <w:t xml:space="preserve"> 5</w:t>
      </w:r>
      <w:r>
        <w:t>개</w:t>
      </w:r>
      <w:r>
        <w:t xml:space="preserve"> </w:t>
      </w:r>
      <w:r>
        <w:t>위치</w:t>
      </w:r>
      <w:r>
        <w:t>)</w:t>
      </w:r>
    </w:p>
    <w:p w14:paraId="094A22E8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 xml:space="preserve">2. </w:t>
      </w:r>
      <w:r>
        <w:rPr>
          <w:b/>
          <w:bCs/>
          <w:lang w:eastAsia="ko-KR"/>
        </w:rPr>
        <w:t>청소년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우울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경험률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통계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수정</w:t>
      </w:r>
      <w:r>
        <w:rPr>
          <w:lang w:eastAsia="ko-KR"/>
        </w:rPr>
        <w:t xml:space="preserve"> - ❌ v4: “29.8%” - ✅ v5: “26% (</w:t>
      </w:r>
      <w:r>
        <w:rPr>
          <w:lang w:eastAsia="ko-KR"/>
        </w:rPr>
        <w:t>질병관리청</w:t>
      </w:r>
      <w:r>
        <w:rPr>
          <w:lang w:eastAsia="ko-KR"/>
        </w:rPr>
        <w:t xml:space="preserve"> </w:t>
      </w:r>
      <w:r>
        <w:rPr>
          <w:lang w:eastAsia="ko-KR"/>
        </w:rPr>
        <w:t>청소년건강행태조사</w:t>
      </w:r>
      <w:r>
        <w:rPr>
          <w:lang w:eastAsia="ko-KR"/>
        </w:rPr>
        <w:t xml:space="preserve">, 2023)” - </w:t>
      </w:r>
      <w:r>
        <w:rPr>
          <w:b/>
          <w:bCs/>
          <w:lang w:eastAsia="ko-KR"/>
        </w:rPr>
        <w:t>근거</w:t>
      </w:r>
      <w:r>
        <w:rPr>
          <w:lang w:eastAsia="ko-KR"/>
        </w:rPr>
        <w:t xml:space="preserve">: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</w:p>
    <w:p w14:paraId="7C29CAB6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 xml:space="preserve">3. </w:t>
      </w:r>
      <w:proofErr w:type="spellStart"/>
      <w:r>
        <w:rPr>
          <w:b/>
          <w:bCs/>
          <w:lang w:eastAsia="ko-KR"/>
        </w:rPr>
        <w:t>팩트체크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검증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완료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 2</w:t>
      </w:r>
      <w:r>
        <w:rPr>
          <w:lang w:eastAsia="ko-KR"/>
        </w:rPr>
        <w:t>편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(</w:t>
      </w:r>
      <w:r>
        <w:rPr>
          <w:lang w:eastAsia="ko-KR"/>
        </w:rPr>
        <w:t>정확함</w:t>
      </w:r>
      <w:r>
        <w:rPr>
          <w:lang w:eastAsia="ko-KR"/>
        </w:rPr>
        <w:t xml:space="preserve">) - </w:t>
      </w:r>
      <w:r>
        <w:rPr>
          <w:lang w:eastAsia="ko-KR"/>
        </w:rPr>
        <w:t>이해연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Nature </w:t>
      </w:r>
      <w:r>
        <w:rPr>
          <w:lang w:eastAsia="ko-KR"/>
        </w:rPr>
        <w:t>논문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-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: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자료로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</w:p>
    <w:p w14:paraId="6A529D4E" w14:textId="77777777" w:rsidR="0086121F" w:rsidRDefault="00C328A1">
      <w:r>
        <w:rPr>
          <w:noProof/>
        </w:rPr>
      </w:r>
      <w:r w:rsidR="00C328A1">
        <w:rPr>
          <w:noProof/>
        </w:rPr>
        <w:pict w14:anchorId="666EA57E">
          <v:rect id="_x0000_i1027" alt="" style="width:468pt;height:.05pt;mso-width-percent:0;mso-height-percent:0;mso-width-percent:0;mso-height-percent:0" o:hralign="center" o:hrstd="t" o:hr="t"/>
        </w:pict>
      </w:r>
    </w:p>
    <w:p w14:paraId="7E699678" w14:textId="77777777" w:rsidR="0086121F" w:rsidRDefault="00C328A1">
      <w:pPr>
        <w:pStyle w:val="Heading2"/>
        <w:rPr>
          <w:lang w:eastAsia="ko-KR"/>
        </w:rPr>
      </w:pPr>
      <w:bookmarkStart w:id="4" w:name="이전-버전-변경-이력-v3-v4"/>
      <w:bookmarkEnd w:id="2"/>
      <w:r>
        <w:rPr>
          <w:lang w:eastAsia="ko-KR"/>
        </w:rPr>
        <w:t>📋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(v3 → v4)</w:t>
      </w:r>
    </w:p>
    <w:p w14:paraId="33BE7155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1. </w:t>
      </w:r>
      <w:proofErr w:type="spellStart"/>
      <w:r>
        <w:rPr>
          <w:b/>
          <w:bCs/>
          <w:lang w:eastAsia="ko-KR"/>
        </w:rPr>
        <w:t>전현애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소속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수정</w:t>
      </w:r>
      <w:r>
        <w:rPr>
          <w:lang w:eastAsia="ko-KR"/>
        </w:rPr>
        <w:t xml:space="preserve"> - ❌ v3: “</w:t>
      </w:r>
      <w:r>
        <w:rPr>
          <w:lang w:eastAsia="ko-KR"/>
        </w:rPr>
        <w:t>언어학과</w:t>
      </w:r>
      <w:r>
        <w:rPr>
          <w:lang w:eastAsia="ko-KR"/>
        </w:rPr>
        <w:t xml:space="preserve">” </w:t>
      </w:r>
      <w:r>
        <w:rPr>
          <w:lang w:eastAsia="ko-KR"/>
        </w:rPr>
        <w:t>또는</w:t>
      </w:r>
      <w:r>
        <w:rPr>
          <w:lang w:eastAsia="ko-KR"/>
        </w:rPr>
        <w:t xml:space="preserve"> “</w:t>
      </w:r>
      <w:r>
        <w:rPr>
          <w:lang w:eastAsia="ko-KR"/>
        </w:rPr>
        <w:t>언어학과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주전공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뇌인지과학과</w:t>
      </w:r>
      <w:r>
        <w:rPr>
          <w:lang w:eastAsia="ko-KR"/>
        </w:rPr>
        <w:t xml:space="preserve"> </w:t>
      </w:r>
      <w:r>
        <w:rPr>
          <w:lang w:eastAsia="ko-KR"/>
        </w:rPr>
        <w:t>부전공</w:t>
      </w:r>
      <w:r>
        <w:rPr>
          <w:lang w:eastAsia="ko-KR"/>
        </w:rPr>
        <w:t>” - ✅ v4: “</w:t>
      </w:r>
      <w:r>
        <w:rPr>
          <w:lang w:eastAsia="ko-KR"/>
        </w:rPr>
        <w:t>뇌인지과학과</w:t>
      </w:r>
      <w:r>
        <w:rPr>
          <w:lang w:eastAsia="ko-KR"/>
        </w:rPr>
        <w:t>” (2024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부임</w:t>
      </w:r>
      <w:r>
        <w:rPr>
          <w:lang w:eastAsia="ko-KR"/>
        </w:rPr>
        <w:t>)</w:t>
      </w:r>
    </w:p>
    <w:p w14:paraId="2C0E8766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 xml:space="preserve">2. </w:t>
      </w:r>
      <w:r>
        <w:rPr>
          <w:b/>
          <w:bCs/>
          <w:lang w:eastAsia="ko-KR"/>
        </w:rPr>
        <w:t>학문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다양성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재분류</w:t>
      </w:r>
      <w:proofErr w:type="spellEnd"/>
      <w:r>
        <w:rPr>
          <w:lang w:eastAsia="ko-KR"/>
        </w:rPr>
        <w:t xml:space="preserve"> - ❌ v3: </w:t>
      </w:r>
      <w:r>
        <w:rPr>
          <w:lang w:eastAsia="ko-KR"/>
        </w:rPr>
        <w:t>인문학</w:t>
      </w:r>
      <w:r>
        <w:rPr>
          <w:lang w:eastAsia="ko-KR"/>
        </w:rPr>
        <w:t>(</w:t>
      </w:r>
      <w:r>
        <w:rPr>
          <w:lang w:eastAsia="ko-KR"/>
        </w:rPr>
        <w:t>언어학</w:t>
      </w:r>
      <w:r>
        <w:rPr>
          <w:lang w:eastAsia="ko-KR"/>
        </w:rPr>
        <w:t>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- ✅ v4: </w:t>
      </w:r>
      <w:r>
        <w:rPr>
          <w:lang w:eastAsia="ko-KR"/>
        </w:rPr>
        <w:t>자연과학</w:t>
      </w:r>
      <w:r>
        <w:rPr>
          <w:lang w:eastAsia="ko-KR"/>
        </w:rPr>
        <w:t>(</w:t>
      </w:r>
      <w:r>
        <w:rPr>
          <w:lang w:eastAsia="ko-KR"/>
        </w:rPr>
        <w:t>뇌인지과학</w:t>
      </w:r>
      <w:r>
        <w:rPr>
          <w:lang w:eastAsia="ko-KR"/>
        </w:rPr>
        <w:t>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재분류</w:t>
      </w:r>
      <w:proofErr w:type="spellEnd"/>
    </w:p>
    <w:p w14:paraId="446D0C67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 xml:space="preserve">3. </w:t>
      </w:r>
      <w:r>
        <w:rPr>
          <w:b/>
          <w:bCs/>
          <w:lang w:eastAsia="ko-KR"/>
        </w:rPr>
        <w:t>연구논문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인용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정확성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개선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: </w:t>
      </w:r>
      <w:r>
        <w:rPr>
          <w:lang w:eastAsia="ko-KR"/>
        </w:rPr>
        <w:t>공저자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- </w:t>
      </w:r>
      <w:r>
        <w:rPr>
          <w:lang w:eastAsia="ko-KR"/>
        </w:rPr>
        <w:t>이해연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Nature 2022 </w:t>
      </w:r>
      <w:r>
        <w:rPr>
          <w:lang w:eastAsia="ko-KR"/>
        </w:rPr>
        <w:t>논문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→ v5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</w:p>
    <w:p w14:paraId="268195AC" w14:textId="77777777" w:rsidR="0086121F" w:rsidRDefault="00C328A1">
      <w:r>
        <w:rPr>
          <w:noProof/>
        </w:rPr>
        <w:lastRenderedPageBreak/>
      </w:r>
      <w:r w:rsidR="00C328A1">
        <w:rPr>
          <w:noProof/>
        </w:rPr>
        <w:pict w14:anchorId="540E551F">
          <v:rect id="_x0000_i1028" alt="" style="width:468pt;height:.05pt;mso-width-percent:0;mso-height-percent:0;mso-width-percent:0;mso-height-percent:0" o:hralign="center" o:hrstd="t" o:hr="t"/>
        </w:pict>
      </w:r>
    </w:p>
    <w:p w14:paraId="5457C18C" w14:textId="77777777" w:rsidR="0086121F" w:rsidRDefault="00C328A1">
      <w:pPr>
        <w:pStyle w:val="Heading2"/>
      </w:pPr>
      <w:bookmarkStart w:id="5" w:name="과제명-교과목명"/>
      <w:bookmarkEnd w:id="4"/>
      <w:r>
        <w:t xml:space="preserve">1. </w:t>
      </w:r>
      <w:r>
        <w:t>과제명</w:t>
      </w:r>
      <w:r>
        <w:t xml:space="preserve"> (</w:t>
      </w:r>
      <w:r>
        <w:t>교과목명</w:t>
      </w:r>
      <w:r>
        <w:t>)</w:t>
      </w:r>
    </w:p>
    <w:p w14:paraId="45A8FE70" w14:textId="77777777" w:rsidR="0086121F" w:rsidRDefault="00C328A1">
      <w:pPr>
        <w:pStyle w:val="FirstParagraph"/>
      </w:pPr>
      <w:r>
        <w:rPr>
          <w:b/>
          <w:bCs/>
        </w:rPr>
        <w:t>국문명</w:t>
      </w:r>
      <w:r>
        <w:t xml:space="preserve">: </w:t>
      </w:r>
      <w:r>
        <w:t>베리타스</w:t>
      </w:r>
      <w:r>
        <w:t xml:space="preserve"> </w:t>
      </w:r>
      <w:r>
        <w:t>강좌</w:t>
      </w:r>
      <w:r>
        <w:t xml:space="preserve"> 2: </w:t>
      </w:r>
      <w:r>
        <w:t>뇌과학</w:t>
      </w:r>
      <w:r>
        <w:t>-</w:t>
      </w:r>
      <w:r>
        <w:t>심리학</w:t>
      </w:r>
      <w:r>
        <w:t>-</w:t>
      </w:r>
      <w:r>
        <w:t>언어인지과학으로</w:t>
      </w:r>
      <w:r>
        <w:t xml:space="preserve"> </w:t>
      </w:r>
      <w:r>
        <w:t>본</w:t>
      </w:r>
      <w:r>
        <w:t xml:space="preserve"> </w:t>
      </w:r>
      <w:r>
        <w:t>청소년</w:t>
      </w:r>
      <w:r>
        <w:t xml:space="preserve"> </w:t>
      </w:r>
      <w:r>
        <w:t>정신건강</w:t>
      </w:r>
      <w:r>
        <w:t xml:space="preserve"> </w:t>
      </w:r>
      <w:r>
        <w:rPr>
          <w:b/>
          <w:bCs/>
        </w:rPr>
        <w:t>영문명</w:t>
      </w:r>
      <w:r>
        <w:t>: Veritas Lecture 2: Youth Mental Health Through Neuroscience, Psychology, and Cognitive Science</w:t>
      </w:r>
    </w:p>
    <w:p w14:paraId="7F35DBB6" w14:textId="77777777" w:rsidR="0086121F" w:rsidRDefault="00C328A1">
      <w:r>
        <w:rPr>
          <w:noProof/>
        </w:rPr>
      </w:r>
      <w:r w:rsidR="00C328A1">
        <w:rPr>
          <w:noProof/>
        </w:rPr>
        <w:pict w14:anchorId="165997F0">
          <v:rect id="_x0000_i1029" alt="" style="width:468pt;height:.05pt;mso-width-percent:0;mso-height-percent:0;mso-width-percent:0;mso-height-percent:0" o:hralign="center" o:hrstd="t" o:hr="t"/>
        </w:pict>
      </w:r>
    </w:p>
    <w:p w14:paraId="503ACAD4" w14:textId="77777777" w:rsidR="0086121F" w:rsidRDefault="00C328A1">
      <w:pPr>
        <w:pStyle w:val="Heading2"/>
        <w:rPr>
          <w:lang w:eastAsia="ko-KR"/>
        </w:rPr>
      </w:pPr>
      <w:bookmarkStart w:id="6" w:name="신청-개요"/>
      <w:bookmarkEnd w:id="5"/>
      <w:r>
        <w:rPr>
          <w:lang w:eastAsia="ko-KR"/>
        </w:rPr>
        <w:t xml:space="preserve">2.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7A840EA3" w14:textId="77777777" w:rsidR="0086121F" w:rsidRDefault="00C328A1">
      <w:pPr>
        <w:pStyle w:val="Heading3"/>
        <w:rPr>
          <w:lang w:eastAsia="ko-KR"/>
        </w:rPr>
      </w:pPr>
      <w:bookmarkStart w:id="7" w:name="가.-연구-책임자-및-참여-연구진"/>
      <w:r>
        <w:rPr>
          <w:lang w:eastAsia="ko-KR"/>
        </w:rPr>
        <w:t>가</w:t>
      </w:r>
      <w:r>
        <w:rPr>
          <w:lang w:eastAsia="ko-KR"/>
        </w:rPr>
        <w:t xml:space="preserve">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책임자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연구진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21"/>
        <w:gridCol w:w="1221"/>
        <w:gridCol w:w="1221"/>
        <w:gridCol w:w="1221"/>
        <w:gridCol w:w="2238"/>
        <w:gridCol w:w="2238"/>
      </w:tblGrid>
      <w:tr w:rsidR="0086121F" w14:paraId="16CC1E4D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37328B6F" w14:textId="77777777" w:rsidR="0086121F" w:rsidRDefault="00C328A1">
            <w:pPr>
              <w:pStyle w:val="Compact"/>
            </w:pPr>
            <w:proofErr w:type="spellStart"/>
            <w:r>
              <w:t>구분</w:t>
            </w:r>
            <w:proofErr w:type="spellEnd"/>
          </w:p>
        </w:tc>
        <w:tc>
          <w:tcPr>
            <w:tcW w:w="1033" w:type="dxa"/>
          </w:tcPr>
          <w:p w14:paraId="291C03B5" w14:textId="77777777" w:rsidR="0086121F" w:rsidRDefault="00C328A1">
            <w:pPr>
              <w:pStyle w:val="Compact"/>
            </w:pPr>
            <w:r>
              <w:t>소속</w:t>
            </w:r>
          </w:p>
        </w:tc>
        <w:tc>
          <w:tcPr>
            <w:tcW w:w="1033" w:type="dxa"/>
          </w:tcPr>
          <w:p w14:paraId="32C6FD30" w14:textId="77777777" w:rsidR="0086121F" w:rsidRDefault="00C328A1">
            <w:pPr>
              <w:pStyle w:val="Compact"/>
            </w:pPr>
            <w:r>
              <w:t>직급</w:t>
            </w:r>
          </w:p>
        </w:tc>
        <w:tc>
          <w:tcPr>
            <w:tcW w:w="1033" w:type="dxa"/>
          </w:tcPr>
          <w:p w14:paraId="16EBEA64" w14:textId="77777777" w:rsidR="0086121F" w:rsidRDefault="00C328A1">
            <w:pPr>
              <w:pStyle w:val="Compact"/>
            </w:pPr>
            <w:r>
              <w:t>성명</w:t>
            </w:r>
          </w:p>
        </w:tc>
        <w:tc>
          <w:tcPr>
            <w:tcW w:w="1893" w:type="dxa"/>
          </w:tcPr>
          <w:p w14:paraId="738BAA88" w14:textId="77777777" w:rsidR="0086121F" w:rsidRDefault="00C328A1">
            <w:pPr>
              <w:pStyle w:val="Compact"/>
            </w:pPr>
            <w:r>
              <w:t>전공</w:t>
            </w:r>
            <w:r>
              <w:t xml:space="preserve"> </w:t>
            </w:r>
            <w:r>
              <w:t>분야</w:t>
            </w:r>
          </w:p>
        </w:tc>
        <w:tc>
          <w:tcPr>
            <w:tcW w:w="1893" w:type="dxa"/>
          </w:tcPr>
          <w:p w14:paraId="501A2A0D" w14:textId="77777777" w:rsidR="0086121F" w:rsidRDefault="00C328A1">
            <w:pPr>
              <w:pStyle w:val="Compact"/>
            </w:pPr>
            <w:r>
              <w:t>담당</w:t>
            </w:r>
            <w:r>
              <w:t xml:space="preserve"> </w:t>
            </w:r>
            <w:r>
              <w:t>역할</w:t>
            </w:r>
          </w:p>
        </w:tc>
      </w:tr>
      <w:tr w:rsidR="0086121F" w14:paraId="1C07A913" w14:textId="77777777">
        <w:tc>
          <w:tcPr>
            <w:tcW w:w="1033" w:type="dxa"/>
          </w:tcPr>
          <w:p w14:paraId="2FB320D4" w14:textId="77777777" w:rsidR="0086121F" w:rsidRDefault="00C328A1">
            <w:pPr>
              <w:pStyle w:val="Compact"/>
            </w:pPr>
            <w:r>
              <w:t>책임연구자</w:t>
            </w:r>
            <w:r>
              <w:t xml:space="preserve"> (PI)</w:t>
            </w:r>
          </w:p>
        </w:tc>
        <w:tc>
          <w:tcPr>
            <w:tcW w:w="1033" w:type="dxa"/>
          </w:tcPr>
          <w:p w14:paraId="05FF28FB" w14:textId="77777777" w:rsidR="0086121F" w:rsidRDefault="00C328A1">
            <w:pPr>
              <w:pStyle w:val="Compact"/>
            </w:pPr>
            <w:r>
              <w:t>심리학과</w:t>
            </w:r>
          </w:p>
        </w:tc>
        <w:tc>
          <w:tcPr>
            <w:tcW w:w="1033" w:type="dxa"/>
          </w:tcPr>
          <w:p w14:paraId="28D3CEFF" w14:textId="77777777" w:rsidR="0086121F" w:rsidRDefault="00C328A1">
            <w:pPr>
              <w:pStyle w:val="Compact"/>
            </w:pPr>
            <w:commentRangeStart w:id="8"/>
            <w:proofErr w:type="spellStart"/>
            <w:r>
              <w:t>교</w:t>
            </w:r>
            <w:commentRangeEnd w:id="8"/>
            <w:r w:rsidR="000044FC">
              <w:rPr>
                <w:rStyle w:val="CommentReference"/>
              </w:rPr>
              <w:commentReference w:id="8"/>
            </w:r>
            <w:r>
              <w:t>수</w:t>
            </w:r>
            <w:proofErr w:type="spellEnd"/>
          </w:p>
        </w:tc>
        <w:tc>
          <w:tcPr>
            <w:tcW w:w="1033" w:type="dxa"/>
          </w:tcPr>
          <w:p w14:paraId="60B8CDBF" w14:textId="77777777" w:rsidR="0086121F" w:rsidRDefault="00C328A1">
            <w:pPr>
              <w:pStyle w:val="Compact"/>
            </w:pPr>
            <w:r>
              <w:t>이해연</w:t>
            </w:r>
          </w:p>
        </w:tc>
        <w:tc>
          <w:tcPr>
            <w:tcW w:w="1893" w:type="dxa"/>
          </w:tcPr>
          <w:p w14:paraId="2CBA12AC" w14:textId="77777777" w:rsidR="0086121F" w:rsidRDefault="00C328A1">
            <w:pPr>
              <w:pStyle w:val="Compact"/>
            </w:pPr>
            <w:r>
              <w:t>발달심리학</w:t>
            </w:r>
          </w:p>
        </w:tc>
        <w:tc>
          <w:tcPr>
            <w:tcW w:w="1893" w:type="dxa"/>
          </w:tcPr>
          <w:p w14:paraId="796B14BE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총괄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기획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발달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사회문화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</w:t>
            </w:r>
          </w:p>
        </w:tc>
      </w:tr>
      <w:tr w:rsidR="0086121F" w14:paraId="14CB350E" w14:textId="77777777">
        <w:tc>
          <w:tcPr>
            <w:tcW w:w="1033" w:type="dxa"/>
          </w:tcPr>
          <w:p w14:paraId="6CEDEE87" w14:textId="77777777" w:rsidR="0086121F" w:rsidRDefault="00C328A1">
            <w:pPr>
              <w:pStyle w:val="Compact"/>
            </w:pPr>
            <w:proofErr w:type="spellStart"/>
            <w:r>
              <w:t>공동연구자</w:t>
            </w:r>
            <w:proofErr w:type="spellEnd"/>
          </w:p>
        </w:tc>
        <w:tc>
          <w:tcPr>
            <w:tcW w:w="1033" w:type="dxa"/>
          </w:tcPr>
          <w:p w14:paraId="7EE4ACD2" w14:textId="77777777" w:rsidR="0086121F" w:rsidRDefault="00C328A1">
            <w:pPr>
              <w:pStyle w:val="Compact"/>
            </w:pPr>
            <w:r>
              <w:t>심리학과</w:t>
            </w:r>
          </w:p>
        </w:tc>
        <w:tc>
          <w:tcPr>
            <w:tcW w:w="1033" w:type="dxa"/>
          </w:tcPr>
          <w:p w14:paraId="25C6F731" w14:textId="77777777" w:rsidR="0086121F" w:rsidRDefault="00C328A1">
            <w:pPr>
              <w:pStyle w:val="Compact"/>
            </w:pPr>
            <w:r>
              <w:t>부교수</w:t>
            </w:r>
          </w:p>
        </w:tc>
        <w:tc>
          <w:tcPr>
            <w:tcW w:w="1033" w:type="dxa"/>
          </w:tcPr>
          <w:p w14:paraId="5D05D2DD" w14:textId="77777777" w:rsidR="0086121F" w:rsidRDefault="00C328A1">
            <w:pPr>
              <w:pStyle w:val="Compact"/>
            </w:pPr>
            <w:r>
              <w:t>차지욱</w:t>
            </w:r>
          </w:p>
        </w:tc>
        <w:tc>
          <w:tcPr>
            <w:tcW w:w="1893" w:type="dxa"/>
          </w:tcPr>
          <w:p w14:paraId="43774DBD" w14:textId="77777777" w:rsidR="0086121F" w:rsidRDefault="00C328A1">
            <w:pPr>
              <w:pStyle w:val="Compact"/>
            </w:pPr>
            <w:r>
              <w:t>인지신경과학</w:t>
            </w:r>
          </w:p>
        </w:tc>
        <w:tc>
          <w:tcPr>
            <w:tcW w:w="1893" w:type="dxa"/>
          </w:tcPr>
          <w:p w14:paraId="52EE2340" w14:textId="77777777" w:rsidR="0086121F" w:rsidRDefault="00C328A1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뇌과학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신경영상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</w:t>
            </w:r>
          </w:p>
        </w:tc>
      </w:tr>
      <w:tr w:rsidR="0086121F" w14:paraId="34116BFE" w14:textId="77777777">
        <w:tc>
          <w:tcPr>
            <w:tcW w:w="1033" w:type="dxa"/>
          </w:tcPr>
          <w:p w14:paraId="52BF15A7" w14:textId="77777777" w:rsidR="0086121F" w:rsidRDefault="00C328A1">
            <w:pPr>
              <w:pStyle w:val="Compact"/>
            </w:pPr>
            <w:proofErr w:type="spellStart"/>
            <w:r>
              <w:t>공동연구자</w:t>
            </w:r>
            <w:proofErr w:type="spellEnd"/>
          </w:p>
        </w:tc>
        <w:tc>
          <w:tcPr>
            <w:tcW w:w="1033" w:type="dxa"/>
          </w:tcPr>
          <w:p w14:paraId="07AE9105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뇌인지과학과</w:t>
            </w:r>
          </w:p>
        </w:tc>
        <w:tc>
          <w:tcPr>
            <w:tcW w:w="1033" w:type="dxa"/>
          </w:tcPr>
          <w:p w14:paraId="4EFE2F21" w14:textId="77777777" w:rsidR="0086121F" w:rsidRDefault="00C328A1">
            <w:pPr>
              <w:pStyle w:val="Compact"/>
            </w:pPr>
            <w:r>
              <w:t>부교수</w:t>
            </w:r>
          </w:p>
        </w:tc>
        <w:tc>
          <w:tcPr>
            <w:tcW w:w="1033" w:type="dxa"/>
          </w:tcPr>
          <w:p w14:paraId="0862D551" w14:textId="77777777" w:rsidR="0086121F" w:rsidRDefault="00C328A1">
            <w:pPr>
              <w:pStyle w:val="Compact"/>
            </w:pPr>
            <w:r>
              <w:t>전현애</w:t>
            </w:r>
          </w:p>
        </w:tc>
        <w:tc>
          <w:tcPr>
            <w:tcW w:w="1893" w:type="dxa"/>
          </w:tcPr>
          <w:p w14:paraId="529E2D1C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언어인지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뇌과학</w:t>
            </w:r>
          </w:p>
        </w:tc>
        <w:tc>
          <w:tcPr>
            <w:tcW w:w="1893" w:type="dxa"/>
          </w:tcPr>
          <w:p w14:paraId="19357D37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언어인지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</w:t>
            </w:r>
          </w:p>
        </w:tc>
      </w:tr>
      <w:tr w:rsidR="0086121F" w14:paraId="7C612DE6" w14:textId="77777777">
        <w:tc>
          <w:tcPr>
            <w:tcW w:w="1033" w:type="dxa"/>
          </w:tcPr>
          <w:p w14:paraId="1B68ADEB" w14:textId="77777777" w:rsidR="0086121F" w:rsidRDefault="00C328A1">
            <w:pPr>
              <w:pStyle w:val="Compact"/>
            </w:pPr>
            <w:proofErr w:type="spellStart"/>
            <w:r>
              <w:t>연구보조원</w:t>
            </w:r>
            <w:proofErr w:type="spellEnd"/>
          </w:p>
        </w:tc>
        <w:tc>
          <w:tcPr>
            <w:tcW w:w="1033" w:type="dxa"/>
          </w:tcPr>
          <w:p w14:paraId="19E4BE28" w14:textId="77777777" w:rsidR="0086121F" w:rsidRDefault="00C328A1">
            <w:pPr>
              <w:pStyle w:val="Compact"/>
            </w:pPr>
            <w:r>
              <w:t>심리학과</w:t>
            </w:r>
          </w:p>
        </w:tc>
        <w:tc>
          <w:tcPr>
            <w:tcW w:w="1033" w:type="dxa"/>
          </w:tcPr>
          <w:p w14:paraId="775FB754" w14:textId="77777777" w:rsidR="0086121F" w:rsidRDefault="00C328A1">
            <w:pPr>
              <w:pStyle w:val="Compact"/>
            </w:pPr>
            <w:r>
              <w:t>대학원생</w:t>
            </w:r>
          </w:p>
        </w:tc>
        <w:tc>
          <w:tcPr>
            <w:tcW w:w="1033" w:type="dxa"/>
          </w:tcPr>
          <w:p w14:paraId="2E091790" w14:textId="77777777" w:rsidR="0086121F" w:rsidRDefault="00C328A1">
            <w:pPr>
              <w:pStyle w:val="Compact"/>
            </w:pPr>
            <w:r>
              <w:t>(</w:t>
            </w:r>
            <w:r>
              <w:t>미정</w:t>
            </w:r>
            <w:r>
              <w:t>)</w:t>
            </w:r>
          </w:p>
        </w:tc>
        <w:tc>
          <w:tcPr>
            <w:tcW w:w="1893" w:type="dxa"/>
          </w:tcPr>
          <w:p w14:paraId="2DD9C781" w14:textId="77777777" w:rsidR="0086121F" w:rsidRDefault="00C328A1">
            <w:pPr>
              <w:pStyle w:val="Compact"/>
            </w:pPr>
            <w:r>
              <w:t>발달</w:t>
            </w:r>
            <w:r>
              <w:t>/</w:t>
            </w:r>
            <w:r>
              <w:t>인지심리</w:t>
            </w:r>
          </w:p>
        </w:tc>
        <w:tc>
          <w:tcPr>
            <w:tcW w:w="1893" w:type="dxa"/>
          </w:tcPr>
          <w:p w14:paraId="16C771B0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</w:t>
            </w:r>
            <w:r>
              <w:rPr>
                <w:lang w:eastAsia="ko-KR"/>
              </w:rPr>
              <w:t xml:space="preserve">, </w:t>
            </w:r>
            <w:commentRangeStart w:id="9"/>
            <w:r>
              <w:rPr>
                <w:lang w:eastAsia="ko-KR"/>
              </w:rPr>
              <w:t>TA</w:t>
            </w:r>
            <w:commentRangeEnd w:id="9"/>
            <w:r w:rsidR="000044FC">
              <w:rPr>
                <w:rStyle w:val="CommentReference"/>
              </w:rPr>
              <w:commentReference w:id="9"/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코디네이션</w:t>
            </w:r>
            <w:proofErr w:type="spellEnd"/>
          </w:p>
        </w:tc>
      </w:tr>
    </w:tbl>
    <w:p w14:paraId="372ABCE7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학문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다양성</w:t>
      </w:r>
      <w:r>
        <w:rPr>
          <w:b/>
          <w:bCs/>
          <w:lang w:eastAsia="ko-KR"/>
        </w:rPr>
        <w:t xml:space="preserve"> (</w:t>
      </w:r>
      <w:proofErr w:type="spellStart"/>
      <w:r>
        <w:rPr>
          <w:b/>
          <w:bCs/>
          <w:lang w:eastAsia="ko-KR"/>
        </w:rPr>
        <w:t>베리타스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강좌</w:t>
      </w:r>
      <w:r>
        <w:rPr>
          <w:b/>
          <w:bCs/>
          <w:lang w:eastAsia="ko-KR"/>
        </w:rPr>
        <w:t xml:space="preserve"> 2 </w:t>
      </w:r>
      <w:r>
        <w:rPr>
          <w:b/>
          <w:bCs/>
          <w:lang w:eastAsia="ko-KR"/>
        </w:rPr>
        <w:t>요건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충족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- </w:t>
      </w:r>
      <w:r>
        <w:rPr>
          <w:b/>
          <w:bCs/>
          <w:lang w:eastAsia="ko-KR"/>
        </w:rPr>
        <w:t>사회과학</w:t>
      </w:r>
      <w:r>
        <w:rPr>
          <w:lang w:eastAsia="ko-KR"/>
        </w:rPr>
        <w:t xml:space="preserve">: </w:t>
      </w:r>
      <w:r>
        <w:rPr>
          <w:lang w:eastAsia="ko-KR"/>
        </w:rPr>
        <w:t>발달심리학</w:t>
      </w:r>
      <w:r>
        <w:rPr>
          <w:lang w:eastAsia="ko-KR"/>
        </w:rPr>
        <w:t xml:space="preserve"> (</w:t>
      </w:r>
      <w:r>
        <w:rPr>
          <w:lang w:eastAsia="ko-KR"/>
        </w:rPr>
        <w:t>이해연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- </w:t>
      </w:r>
      <w:r>
        <w:rPr>
          <w:lang w:eastAsia="ko-KR"/>
        </w:rPr>
        <w:t>심리학과</w:t>
      </w:r>
      <w:r>
        <w:rPr>
          <w:lang w:eastAsia="ko-KR"/>
        </w:rPr>
        <w:t xml:space="preserve">) - </w:t>
      </w:r>
      <w:r>
        <w:rPr>
          <w:b/>
          <w:bCs/>
          <w:lang w:eastAsia="ko-KR"/>
        </w:rPr>
        <w:t>자연과학</w:t>
      </w:r>
      <w:r>
        <w:rPr>
          <w:lang w:eastAsia="ko-KR"/>
        </w:rPr>
        <w:t xml:space="preserve">: - </w:t>
      </w:r>
      <w:r>
        <w:rPr>
          <w:lang w:eastAsia="ko-KR"/>
        </w:rPr>
        <w:t>인지신경과학</w:t>
      </w:r>
      <w:r>
        <w:rPr>
          <w:lang w:eastAsia="ko-KR"/>
        </w:rPr>
        <w:t xml:space="preserve"> (</w:t>
      </w:r>
      <w:r>
        <w:rPr>
          <w:lang w:eastAsia="ko-KR"/>
        </w:rPr>
        <w:t>차지욱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- </w:t>
      </w:r>
      <w:r>
        <w:rPr>
          <w:lang w:eastAsia="ko-KR"/>
        </w:rPr>
        <w:t>심리학과</w:t>
      </w:r>
      <w:r>
        <w:rPr>
          <w:lang w:eastAsia="ko-KR"/>
        </w:rPr>
        <w:t xml:space="preserve">) - </w:t>
      </w:r>
      <w:r>
        <w:rPr>
          <w:lang w:eastAsia="ko-KR"/>
        </w:rPr>
        <w:t>뇌인지과학</w:t>
      </w:r>
      <w:r>
        <w:rPr>
          <w:lang w:eastAsia="ko-KR"/>
        </w:rPr>
        <w:t>/</w:t>
      </w:r>
      <w:r>
        <w:rPr>
          <w:lang w:eastAsia="ko-KR"/>
        </w:rPr>
        <w:t>언어인지과학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- </w:t>
      </w:r>
      <w:r>
        <w:rPr>
          <w:lang w:eastAsia="ko-KR"/>
        </w:rPr>
        <w:t>뇌인지과학과</w:t>
      </w:r>
      <w:r>
        <w:rPr>
          <w:lang w:eastAsia="ko-KR"/>
        </w:rPr>
        <w:t>)</w:t>
      </w:r>
    </w:p>
    <w:p w14:paraId="7D9DB66B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학제간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융합의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유의미성</w:t>
      </w:r>
      <w:proofErr w:type="spellEnd"/>
      <w:r>
        <w:rPr>
          <w:lang w:eastAsia="ko-KR"/>
        </w:rPr>
        <w:t xml:space="preserve">: - </w:t>
      </w:r>
      <w:r>
        <w:rPr>
          <w:lang w:eastAsia="ko-KR"/>
        </w:rPr>
        <w:t>심리학과</w:t>
      </w:r>
      <w:r>
        <w:rPr>
          <w:lang w:eastAsia="ko-KR"/>
        </w:rPr>
        <w:t xml:space="preserve"> </w:t>
      </w:r>
      <w:r>
        <w:rPr>
          <w:lang w:eastAsia="ko-KR"/>
        </w:rPr>
        <w:t>소속</w:t>
      </w:r>
      <w:r>
        <w:rPr>
          <w:lang w:eastAsia="ko-KR"/>
        </w:rPr>
        <w:t xml:space="preserve"> 2</w:t>
      </w:r>
      <w:r>
        <w:rPr>
          <w:lang w:eastAsia="ko-KR"/>
        </w:rPr>
        <w:t>명</w:t>
      </w:r>
      <w:r>
        <w:rPr>
          <w:lang w:eastAsia="ko-KR"/>
        </w:rPr>
        <w:t>(</w:t>
      </w:r>
      <w:r>
        <w:rPr>
          <w:lang w:eastAsia="ko-KR"/>
        </w:rPr>
        <w:t>이해연</w:t>
      </w:r>
      <w:r>
        <w:rPr>
          <w:lang w:eastAsia="ko-KR"/>
        </w:rPr>
        <w:t xml:space="preserve">, </w:t>
      </w:r>
      <w:r>
        <w:rPr>
          <w:lang w:eastAsia="ko-KR"/>
        </w:rPr>
        <w:t>차지욱</w:t>
      </w:r>
      <w:r>
        <w:rPr>
          <w:lang w:eastAsia="ko-KR"/>
        </w:rPr>
        <w:t>)</w:t>
      </w:r>
      <w:r>
        <w:rPr>
          <w:lang w:eastAsia="ko-KR"/>
        </w:rPr>
        <w:t>이지만</w:t>
      </w:r>
      <w:r>
        <w:rPr>
          <w:lang w:eastAsia="ko-KR"/>
        </w:rPr>
        <w:t xml:space="preserve"> </w:t>
      </w:r>
      <w:r>
        <w:rPr>
          <w:lang w:eastAsia="ko-KR"/>
        </w:rPr>
        <w:t>발달심리학과</w:t>
      </w:r>
      <w:r>
        <w:rPr>
          <w:lang w:eastAsia="ko-KR"/>
        </w:rPr>
        <w:t xml:space="preserve"> </w:t>
      </w:r>
      <w:r>
        <w:rPr>
          <w:lang w:eastAsia="ko-KR"/>
        </w:rPr>
        <w:t>신경과학은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, </w:t>
      </w:r>
      <w:r>
        <w:rPr>
          <w:lang w:eastAsia="ko-KR"/>
        </w:rPr>
        <w:t>이론</w:t>
      </w:r>
      <w:r>
        <w:rPr>
          <w:lang w:eastAsia="ko-KR"/>
        </w:rPr>
        <w:t xml:space="preserve">,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, </w:t>
      </w:r>
      <w:r>
        <w:rPr>
          <w:lang w:eastAsia="ko-KR"/>
        </w:rPr>
        <w:t>학술대회가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분야임</w:t>
      </w:r>
      <w:r>
        <w:rPr>
          <w:lang w:eastAsia="ko-KR"/>
        </w:rPr>
        <w:t xml:space="preserve"> - </w:t>
      </w:r>
      <w:r>
        <w:rPr>
          <w:lang w:eastAsia="ko-KR"/>
        </w:rPr>
        <w:t>이해연</w:t>
      </w:r>
      <w:r>
        <w:rPr>
          <w:lang w:eastAsia="ko-KR"/>
        </w:rPr>
        <w:t xml:space="preserve">: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종단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,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- </w:t>
      </w:r>
      <w:r>
        <w:rPr>
          <w:lang w:eastAsia="ko-KR"/>
        </w:rPr>
        <w:t>차지욱</w:t>
      </w:r>
      <w:r>
        <w:rPr>
          <w:lang w:eastAsia="ko-KR"/>
        </w:rPr>
        <w:t xml:space="preserve">: </w:t>
      </w:r>
      <w:r>
        <w:rPr>
          <w:lang w:eastAsia="ko-KR"/>
        </w:rPr>
        <w:t>신경영상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,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언어</w:t>
      </w:r>
      <w:r>
        <w:rPr>
          <w:lang w:eastAsia="ko-KR"/>
        </w:rPr>
        <w:t>-</w:t>
      </w:r>
      <w:r>
        <w:rPr>
          <w:lang w:eastAsia="ko-KR"/>
        </w:rPr>
        <w:t>인지</w:t>
      </w:r>
      <w:r>
        <w:rPr>
          <w:lang w:eastAsia="ko-KR"/>
        </w:rPr>
        <w:t>-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전전두엽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위계적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시간지각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</w:p>
    <w:p w14:paraId="266C122C" w14:textId="77777777" w:rsidR="0086121F" w:rsidRDefault="00C328A1">
      <w:pPr>
        <w:pStyle w:val="Heading3"/>
      </w:pPr>
      <w:bookmarkStart w:id="10" w:name="나.-연구-기간-및-예산"/>
      <w:bookmarkEnd w:id="7"/>
      <w:r>
        <w:t>나</w:t>
      </w:r>
      <w:r>
        <w:t xml:space="preserve">. </w:t>
      </w:r>
      <w:r>
        <w:t>연구</w:t>
      </w:r>
      <w:r>
        <w:t xml:space="preserve"> </w:t>
      </w:r>
      <w:r>
        <w:t>기간</w:t>
      </w:r>
      <w:r>
        <w:t xml:space="preserve"> </w:t>
      </w:r>
      <w:r>
        <w:t>및</w:t>
      </w:r>
      <w:r>
        <w:t xml:space="preserve"> </w:t>
      </w:r>
      <w:r>
        <w:t>예산</w:t>
      </w:r>
    </w:p>
    <w:p w14:paraId="1B01D9A9" w14:textId="77777777" w:rsidR="0086121F" w:rsidRDefault="00C328A1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연구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기간</w:t>
      </w:r>
      <w:r>
        <w:rPr>
          <w:lang w:eastAsia="ko-KR"/>
        </w:rPr>
        <w:t>: 2025</w:t>
      </w:r>
      <w:r>
        <w:rPr>
          <w:lang w:eastAsia="ko-KR"/>
        </w:rPr>
        <w:t>년</w:t>
      </w:r>
      <w:r>
        <w:rPr>
          <w:lang w:eastAsia="ko-KR"/>
        </w:rPr>
        <w:t xml:space="preserve"> 11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~ 2026</w:t>
      </w:r>
      <w:r>
        <w:rPr>
          <w:lang w:eastAsia="ko-KR"/>
        </w:rPr>
        <w:t>년</w:t>
      </w:r>
      <w:r>
        <w:rPr>
          <w:lang w:eastAsia="ko-KR"/>
        </w:rPr>
        <w:t xml:space="preserve"> 3</w:t>
      </w:r>
      <w:r>
        <w:rPr>
          <w:lang w:eastAsia="ko-KR"/>
        </w:rPr>
        <w:t>월</w:t>
      </w:r>
      <w:r>
        <w:rPr>
          <w:lang w:eastAsia="ko-KR"/>
        </w:rPr>
        <w:t xml:space="preserve"> 31</w:t>
      </w:r>
      <w:r>
        <w:rPr>
          <w:lang w:eastAsia="ko-KR"/>
        </w:rPr>
        <w:t>일</w:t>
      </w:r>
      <w:r>
        <w:rPr>
          <w:lang w:eastAsia="ko-KR"/>
        </w:rPr>
        <w:t xml:space="preserve"> (5</w:t>
      </w:r>
      <w:r>
        <w:rPr>
          <w:lang w:eastAsia="ko-KR"/>
        </w:rPr>
        <w:t>개월</w:t>
      </w:r>
      <w:r>
        <w:rPr>
          <w:lang w:eastAsia="ko-KR"/>
        </w:rPr>
        <w:t>)</w:t>
      </w:r>
    </w:p>
    <w:p w14:paraId="3107DA4C" w14:textId="77777777" w:rsidR="0086121F" w:rsidRDefault="00C328A1">
      <w:pPr>
        <w:pStyle w:val="Compact"/>
        <w:numPr>
          <w:ilvl w:val="0"/>
          <w:numId w:val="2"/>
        </w:numPr>
      </w:pPr>
      <w:r>
        <w:rPr>
          <w:b/>
          <w:bCs/>
        </w:rPr>
        <w:t>총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연구비</w:t>
      </w:r>
      <w:proofErr w:type="spellEnd"/>
      <w:r>
        <w:t>: 20,000,000</w:t>
      </w:r>
      <w:r>
        <w:t>원</w:t>
      </w:r>
    </w:p>
    <w:p w14:paraId="154E6E67" w14:textId="77777777" w:rsidR="0086121F" w:rsidRDefault="00C328A1">
      <w:pPr>
        <w:pStyle w:val="Compact"/>
        <w:numPr>
          <w:ilvl w:val="0"/>
          <w:numId w:val="2"/>
        </w:numPr>
        <w:rPr>
          <w:lang w:eastAsia="ko-KR"/>
        </w:rPr>
      </w:pPr>
      <w:r>
        <w:rPr>
          <w:b/>
          <w:bCs/>
          <w:lang w:eastAsia="ko-KR"/>
        </w:rPr>
        <w:t>교과목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예정</w:t>
      </w:r>
      <w:r>
        <w:rPr>
          <w:lang w:eastAsia="ko-KR"/>
        </w:rPr>
        <w:t>: 2026</w:t>
      </w:r>
      <w:r>
        <w:rPr>
          <w:lang w:eastAsia="ko-KR"/>
        </w:rPr>
        <w:t>년</w:t>
      </w:r>
      <w:r>
        <w:rPr>
          <w:lang w:eastAsia="ko-KR"/>
        </w:rPr>
        <w:t xml:space="preserve"> 2</w:t>
      </w:r>
      <w:r>
        <w:rPr>
          <w:lang w:eastAsia="ko-KR"/>
        </w:rPr>
        <w:t>학기</w:t>
      </w:r>
      <w:r>
        <w:rPr>
          <w:lang w:eastAsia="ko-KR"/>
        </w:rPr>
        <w:t xml:space="preserve"> (2027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학기</w:t>
      </w:r>
      <w:r>
        <w:rPr>
          <w:lang w:eastAsia="ko-KR"/>
        </w:rPr>
        <w:t xml:space="preserve"> </w:t>
      </w:r>
      <w:r>
        <w:rPr>
          <w:lang w:eastAsia="ko-KR"/>
        </w:rPr>
        <w:t>개설</w:t>
      </w:r>
      <w:r>
        <w:rPr>
          <w:lang w:eastAsia="ko-KR"/>
        </w:rPr>
        <w:t xml:space="preserve"> </w:t>
      </w:r>
      <w:r>
        <w:rPr>
          <w:lang w:eastAsia="ko-KR"/>
        </w:rPr>
        <w:t>희망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, </w:t>
      </w:r>
      <w:r>
        <w:rPr>
          <w:lang w:eastAsia="ko-KR"/>
        </w:rPr>
        <w:t>최소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학기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>)</w:t>
      </w:r>
    </w:p>
    <w:p w14:paraId="7CEE2242" w14:textId="77777777" w:rsidR="0086121F" w:rsidRDefault="00C328A1">
      <w:pPr>
        <w:pStyle w:val="Heading3"/>
      </w:pPr>
      <w:bookmarkStart w:id="11" w:name="다.-교과목-기본-정보"/>
      <w:bookmarkEnd w:id="10"/>
      <w:r>
        <w:t>다</w:t>
      </w:r>
      <w:r>
        <w:t xml:space="preserve">. </w:t>
      </w:r>
      <w:r>
        <w:t>교과목</w:t>
      </w:r>
      <w:r>
        <w:t xml:space="preserve"> </w:t>
      </w:r>
      <w:r>
        <w:t>기본</w:t>
      </w:r>
      <w:r>
        <w:t xml:space="preserve"> </w:t>
      </w:r>
      <w:r>
        <w:t>정보</w:t>
      </w:r>
    </w:p>
    <w:p w14:paraId="56A52AB2" w14:textId="77777777" w:rsidR="0086121F" w:rsidRDefault="00C328A1">
      <w:pPr>
        <w:pStyle w:val="Compact"/>
        <w:numPr>
          <w:ilvl w:val="0"/>
          <w:numId w:val="3"/>
        </w:numPr>
      </w:pPr>
      <w:r>
        <w:rPr>
          <w:b/>
          <w:bCs/>
        </w:rPr>
        <w:t>학점</w:t>
      </w:r>
      <w:r>
        <w:t>: 3</w:t>
      </w:r>
      <w:r>
        <w:t>학점</w:t>
      </w:r>
      <w:r>
        <w:t xml:space="preserve"> (3-3-0)</w:t>
      </w:r>
    </w:p>
    <w:p w14:paraId="1963DE16" w14:textId="77777777" w:rsidR="0086121F" w:rsidRDefault="00C328A1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개설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t xml:space="preserve">: </w:t>
      </w:r>
      <w:r>
        <w:t>학부대학</w:t>
      </w:r>
    </w:p>
    <w:p w14:paraId="274BA94B" w14:textId="77777777" w:rsidR="0086121F" w:rsidRDefault="00C328A1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권장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대상</w:t>
      </w:r>
      <w:r>
        <w:rPr>
          <w:lang w:eastAsia="ko-KR"/>
        </w:rPr>
        <w:t>: 4</w:t>
      </w:r>
      <w:r>
        <w:rPr>
          <w:lang w:eastAsia="ko-KR"/>
        </w:rPr>
        <w:t>학기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이수한</w:t>
      </w:r>
      <w:r>
        <w:rPr>
          <w:lang w:eastAsia="ko-KR"/>
        </w:rPr>
        <w:t xml:space="preserve"> </w:t>
      </w:r>
      <w:r>
        <w:rPr>
          <w:lang w:eastAsia="ko-KR"/>
        </w:rPr>
        <w:t>고학년</w:t>
      </w:r>
      <w:r>
        <w:rPr>
          <w:lang w:eastAsia="ko-KR"/>
        </w:rPr>
        <w:t xml:space="preserve"> </w:t>
      </w:r>
      <w:r>
        <w:rPr>
          <w:lang w:eastAsia="ko-KR"/>
        </w:rPr>
        <w:t>학부생</w:t>
      </w:r>
      <w:r>
        <w:rPr>
          <w:lang w:eastAsia="ko-KR"/>
        </w:rPr>
        <w:t xml:space="preserve"> (2</w:t>
      </w:r>
      <w:r>
        <w:rPr>
          <w:lang w:eastAsia="ko-KR"/>
        </w:rPr>
        <w:t>학년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>)</w:t>
      </w:r>
    </w:p>
    <w:p w14:paraId="1CAA57AC" w14:textId="77777777" w:rsidR="0086121F" w:rsidRDefault="00C328A1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수강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정원</w:t>
      </w:r>
      <w:r>
        <w:rPr>
          <w:lang w:eastAsia="ko-KR"/>
        </w:rPr>
        <w:t>: 60</w:t>
      </w:r>
      <w:r>
        <w:rPr>
          <w:lang w:eastAsia="ko-KR"/>
        </w:rPr>
        <w:t>명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120</w:t>
      </w:r>
      <w:r>
        <w:rPr>
          <w:lang w:eastAsia="ko-KR"/>
        </w:rPr>
        <w:t>명까지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4DF22884" w14:textId="77777777" w:rsidR="0086121F" w:rsidRDefault="00C328A1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토론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분반</w:t>
      </w:r>
      <w:r>
        <w:rPr>
          <w:lang w:eastAsia="ko-KR"/>
        </w:rPr>
        <w:t>: 20</w:t>
      </w:r>
      <w:r>
        <w:rPr>
          <w:lang w:eastAsia="ko-KR"/>
        </w:rPr>
        <w:t>명씩</w:t>
      </w:r>
      <w:r>
        <w:rPr>
          <w:lang w:eastAsia="ko-KR"/>
        </w:rPr>
        <w:t xml:space="preserve"> </w:t>
      </w:r>
      <w:r>
        <w:rPr>
          <w:lang w:eastAsia="ko-KR"/>
        </w:rPr>
        <w:t>소규모</w:t>
      </w:r>
      <w:r>
        <w:rPr>
          <w:lang w:eastAsia="ko-KR"/>
        </w:rPr>
        <w:t xml:space="preserve"> </w:t>
      </w:r>
      <w:r>
        <w:rPr>
          <w:lang w:eastAsia="ko-KR"/>
        </w:rPr>
        <w:t>토론</w:t>
      </w:r>
      <w:r>
        <w:rPr>
          <w:lang w:eastAsia="ko-KR"/>
        </w:rPr>
        <w:t>/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분반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5E093149" w14:textId="77777777" w:rsidR="0086121F" w:rsidRDefault="00C328A1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성적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평가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학생선택형</w:t>
      </w:r>
      <w:r>
        <w:rPr>
          <w:lang w:eastAsia="ko-KR"/>
        </w:rPr>
        <w:t xml:space="preserve"> (S/U </w:t>
      </w:r>
      <w:r>
        <w:rPr>
          <w:lang w:eastAsia="ko-KR"/>
        </w:rPr>
        <w:t>기본</w:t>
      </w:r>
      <w:r>
        <w:rPr>
          <w:lang w:eastAsia="ko-KR"/>
        </w:rPr>
        <w:t xml:space="preserve">, </w:t>
      </w:r>
      <w:r>
        <w:rPr>
          <w:lang w:eastAsia="ko-KR"/>
        </w:rPr>
        <w:t>희망</w:t>
      </w:r>
      <w:r>
        <w:rPr>
          <w:lang w:eastAsia="ko-KR"/>
        </w:rPr>
        <w:t xml:space="preserve"> </w:t>
      </w:r>
      <w:r>
        <w:rPr>
          <w:lang w:eastAsia="ko-KR"/>
        </w:rPr>
        <w:t>학생은</w:t>
      </w:r>
      <w:r>
        <w:rPr>
          <w:lang w:eastAsia="ko-KR"/>
        </w:rPr>
        <w:t xml:space="preserve"> </w:t>
      </w:r>
      <w:r>
        <w:rPr>
          <w:lang w:eastAsia="ko-KR"/>
        </w:rPr>
        <w:t>수업일수</w:t>
      </w:r>
      <w:r>
        <w:rPr>
          <w:lang w:eastAsia="ko-KR"/>
        </w:rPr>
        <w:t xml:space="preserve"> 1/4</w:t>
      </w:r>
      <w:r>
        <w:rPr>
          <w:lang w:eastAsia="ko-KR"/>
        </w:rPr>
        <w:t>선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A~F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21B4957D" w14:textId="77777777" w:rsidR="0086121F" w:rsidRDefault="00C328A1">
      <w:pPr>
        <w:pStyle w:val="Compact"/>
        <w:numPr>
          <w:ilvl w:val="0"/>
          <w:numId w:val="3"/>
        </w:numPr>
        <w:rPr>
          <w:lang w:eastAsia="ko-KR"/>
        </w:rPr>
      </w:pPr>
      <w:proofErr w:type="spellStart"/>
      <w:r>
        <w:rPr>
          <w:b/>
          <w:bCs/>
          <w:lang w:eastAsia="ko-KR"/>
        </w:rPr>
        <w:t>협업적</w:t>
      </w:r>
      <w:proofErr w:type="spellEnd"/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팀티칭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 xml:space="preserve"> (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교원</w:t>
      </w:r>
      <w:r>
        <w:rPr>
          <w:lang w:eastAsia="ko-KR"/>
        </w:rPr>
        <w:t xml:space="preserve"> 3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전원이</w:t>
      </w:r>
      <w:r>
        <w:rPr>
          <w:lang w:eastAsia="ko-KR"/>
        </w:rPr>
        <w:t xml:space="preserve"> </w:t>
      </w:r>
      <w:r>
        <w:rPr>
          <w:lang w:eastAsia="ko-KR"/>
        </w:rPr>
        <w:t>매주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강의에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>)</w:t>
      </w:r>
    </w:p>
    <w:p w14:paraId="27D79954" w14:textId="77777777" w:rsidR="0086121F" w:rsidRDefault="00C328A1">
      <w:r>
        <w:rPr>
          <w:noProof/>
        </w:rPr>
      </w:r>
      <w:r w:rsidR="00C328A1">
        <w:rPr>
          <w:noProof/>
        </w:rPr>
        <w:pict w14:anchorId="3DA5CD30">
          <v:rect id="_x0000_i1030" alt="" style="width:468pt;height:.05pt;mso-width-percent:0;mso-height-percent:0;mso-width-percent:0;mso-height-percent:0" o:hralign="center" o:hrstd="t" o:hr="t"/>
        </w:pict>
      </w:r>
    </w:p>
    <w:p w14:paraId="1521F8D8" w14:textId="77777777" w:rsidR="0086121F" w:rsidRDefault="00C328A1">
      <w:pPr>
        <w:pStyle w:val="Heading2"/>
        <w:rPr>
          <w:lang w:eastAsia="ko-KR"/>
        </w:rPr>
      </w:pPr>
      <w:bookmarkStart w:id="12" w:name="연구-배경-및-필요성"/>
      <w:bookmarkEnd w:id="6"/>
      <w:bookmarkEnd w:id="11"/>
      <w:r>
        <w:rPr>
          <w:lang w:eastAsia="ko-KR"/>
        </w:rPr>
        <w:t xml:space="preserve">3.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</w:p>
    <w:p w14:paraId="53543B54" w14:textId="77777777" w:rsidR="0086121F" w:rsidRDefault="00C328A1">
      <w:pPr>
        <w:pStyle w:val="Heading3"/>
        <w:rPr>
          <w:lang w:eastAsia="ko-KR"/>
        </w:rPr>
      </w:pPr>
      <w:bookmarkStart w:id="13" w:name="가.-청소년-정신건강-위기의-심각성"/>
      <w:r>
        <w:rPr>
          <w:lang w:eastAsia="ko-KR"/>
        </w:rPr>
        <w:t>가</w:t>
      </w:r>
      <w:r>
        <w:rPr>
          <w:lang w:eastAsia="ko-KR"/>
        </w:rPr>
        <w:t xml:space="preserve">.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정신건강</w:t>
      </w:r>
      <w:r>
        <w:rPr>
          <w:lang w:eastAsia="ko-KR"/>
        </w:rPr>
        <w:t xml:space="preserve"> </w:t>
      </w:r>
      <w:r>
        <w:rPr>
          <w:lang w:eastAsia="ko-KR"/>
        </w:rPr>
        <w:t>위기의</w:t>
      </w:r>
      <w:r>
        <w:rPr>
          <w:lang w:eastAsia="ko-KR"/>
        </w:rPr>
        <w:t xml:space="preserve"> </w:t>
      </w:r>
      <w:r>
        <w:rPr>
          <w:lang w:eastAsia="ko-KR"/>
        </w:rPr>
        <w:t>심각성</w:t>
      </w:r>
    </w:p>
    <w:p w14:paraId="6174DC95" w14:textId="77777777" w:rsidR="0086121F" w:rsidRDefault="00C328A1">
      <w:pPr>
        <w:pStyle w:val="FirstParagraph"/>
        <w:rPr>
          <w:lang w:eastAsia="ko-KR"/>
        </w:rPr>
      </w:pPr>
      <w:r>
        <w:rPr>
          <w:lang w:eastAsia="ko-KR"/>
        </w:rPr>
        <w:t>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청소년의</w:t>
      </w:r>
      <w:r>
        <w:rPr>
          <w:lang w:eastAsia="ko-KR"/>
        </w:rPr>
        <w:t xml:space="preserve"> </w:t>
      </w:r>
      <w:r>
        <w:rPr>
          <w:lang w:eastAsia="ko-KR"/>
        </w:rPr>
        <w:t>우울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경험률은</w:t>
      </w:r>
      <w:proofErr w:type="spellEnd"/>
      <w:r>
        <w:rPr>
          <w:lang w:eastAsia="ko-KR"/>
        </w:rPr>
        <w:t xml:space="preserve"> 26%</w:t>
      </w:r>
      <w:r>
        <w:rPr>
          <w:lang w:eastAsia="ko-KR"/>
        </w:rPr>
        <w:t>로</w:t>
      </w:r>
      <w:r>
        <w:rPr>
          <w:lang w:eastAsia="ko-KR"/>
        </w:rPr>
        <w:t xml:space="preserve"> (</w:t>
      </w:r>
      <w:r>
        <w:rPr>
          <w:lang w:eastAsia="ko-KR"/>
        </w:rPr>
        <w:t>질병관리청</w:t>
      </w:r>
      <w:r>
        <w:rPr>
          <w:lang w:eastAsia="ko-KR"/>
        </w:rPr>
        <w:t xml:space="preserve"> </w:t>
      </w:r>
      <w:r>
        <w:rPr>
          <w:lang w:eastAsia="ko-KR"/>
        </w:rPr>
        <w:t>청소년건강행태조사</w:t>
      </w:r>
      <w:r>
        <w:rPr>
          <w:lang w:eastAsia="ko-KR"/>
        </w:rPr>
        <w:t xml:space="preserve">, 2023) OECD 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최상위권이며</w:t>
      </w:r>
      <w:r>
        <w:rPr>
          <w:lang w:eastAsia="ko-KR"/>
        </w:rPr>
        <w:t xml:space="preserve">, </w:t>
      </w:r>
      <w:r>
        <w:rPr>
          <w:lang w:eastAsia="ko-KR"/>
        </w:rPr>
        <w:t>자살은</w:t>
      </w:r>
      <w:r>
        <w:rPr>
          <w:lang w:eastAsia="ko-KR"/>
        </w:rPr>
        <w:t xml:space="preserve"> 10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사망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1</w:t>
      </w:r>
      <w:r>
        <w:rPr>
          <w:lang w:eastAsia="ko-KR"/>
        </w:rPr>
        <w:t>위를</w:t>
      </w:r>
      <w:r>
        <w:rPr>
          <w:lang w:eastAsia="ko-KR"/>
        </w:rPr>
        <w:t xml:space="preserve"> </w:t>
      </w:r>
      <w:r>
        <w:rPr>
          <w:lang w:eastAsia="ko-KR"/>
        </w:rPr>
        <w:t>지속하고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COVID-19 </w:t>
      </w:r>
      <w:r>
        <w:rPr>
          <w:lang w:eastAsia="ko-KR"/>
        </w:rPr>
        <w:t>팬데믹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정신건강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급격히</w:t>
      </w:r>
      <w:r>
        <w:rPr>
          <w:lang w:eastAsia="ko-KR"/>
        </w:rPr>
        <w:t xml:space="preserve"> </w:t>
      </w:r>
      <w:r>
        <w:rPr>
          <w:lang w:eastAsia="ko-KR"/>
        </w:rPr>
        <w:t>악화되어</w:t>
      </w:r>
      <w:r>
        <w:rPr>
          <w:lang w:eastAsia="ko-KR"/>
        </w:rPr>
        <w:t xml:space="preserve">, </w:t>
      </w:r>
      <w:r>
        <w:rPr>
          <w:lang w:eastAsia="ko-KR"/>
        </w:rPr>
        <w:t>서울대학교병원</w:t>
      </w:r>
      <w:r>
        <w:rPr>
          <w:lang w:eastAsia="ko-KR"/>
        </w:rPr>
        <w:t xml:space="preserve"> </w:t>
      </w:r>
      <w:r>
        <w:rPr>
          <w:lang w:eastAsia="ko-KR"/>
        </w:rPr>
        <w:t>소아청소년정신과</w:t>
      </w:r>
      <w:r>
        <w:rPr>
          <w:lang w:eastAsia="ko-KR"/>
        </w:rPr>
        <w:t xml:space="preserve"> </w:t>
      </w:r>
      <w:r>
        <w:rPr>
          <w:lang w:eastAsia="ko-KR"/>
        </w:rPr>
        <w:t>초진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6</w:t>
      </w:r>
      <w:r>
        <w:rPr>
          <w:lang w:eastAsia="ko-KR"/>
        </w:rPr>
        <w:t>개월을</w:t>
      </w:r>
      <w:r>
        <w:rPr>
          <w:lang w:eastAsia="ko-KR"/>
        </w:rPr>
        <w:t xml:space="preserve"> </w:t>
      </w:r>
      <w:r>
        <w:rPr>
          <w:lang w:eastAsia="ko-KR"/>
        </w:rPr>
        <w:t>초과하는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위기</w:t>
      </w:r>
      <w:r>
        <w:rPr>
          <w:lang w:eastAsia="ko-KR"/>
        </w:rPr>
        <w:t xml:space="preserve"> </w:t>
      </w:r>
      <w:r>
        <w:rPr>
          <w:lang w:eastAsia="ko-KR"/>
        </w:rPr>
        <w:t>상황이다</w:t>
      </w:r>
      <w:r>
        <w:rPr>
          <w:lang w:eastAsia="ko-KR"/>
        </w:rPr>
        <w:t>.</w:t>
      </w:r>
    </w:p>
    <w:p w14:paraId="5B3F1C84" w14:textId="77777777" w:rsidR="0086121F" w:rsidRDefault="00C328A1">
      <w:pPr>
        <w:pStyle w:val="BodyText"/>
        <w:rPr>
          <w:lang w:eastAsia="ko-KR"/>
        </w:rPr>
      </w:pPr>
      <w:r>
        <w:rPr>
          <w:lang w:eastAsia="ko-KR"/>
        </w:rPr>
        <w:t>Lancet Commission on Youth Mental Health (2024)</w:t>
      </w:r>
      <w:r>
        <w:rPr>
          <w:lang w:eastAsia="ko-KR"/>
        </w:rPr>
        <w:t>는</w:t>
      </w:r>
      <w:r>
        <w:rPr>
          <w:lang w:eastAsia="ko-KR"/>
        </w:rPr>
        <w:t xml:space="preserve"> 12-25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청소년기를</w:t>
      </w:r>
      <w:r>
        <w:rPr>
          <w:lang w:eastAsia="ko-KR"/>
        </w:rPr>
        <w:t xml:space="preserve"> </w:t>
      </w:r>
      <w:r>
        <w:rPr>
          <w:lang w:eastAsia="ko-KR"/>
        </w:rPr>
        <w:t>정신건강</w:t>
      </w:r>
      <w:r>
        <w:rPr>
          <w:lang w:eastAsia="ko-KR"/>
        </w:rPr>
        <w:t xml:space="preserve"> </w:t>
      </w:r>
      <w:r>
        <w:rPr>
          <w:lang w:eastAsia="ko-KR"/>
        </w:rPr>
        <w:t>위기의</w:t>
      </w:r>
      <w:r>
        <w:rPr>
          <w:lang w:eastAsia="ko-KR"/>
        </w:rPr>
        <w:t xml:space="preserve"> </w:t>
      </w:r>
      <w:r>
        <w:rPr>
          <w:lang w:eastAsia="ko-KR"/>
        </w:rPr>
        <w:t>임계기로</w:t>
      </w:r>
      <w:r>
        <w:rPr>
          <w:lang w:eastAsia="ko-KR"/>
        </w:rPr>
        <w:t xml:space="preserve"> </w:t>
      </w:r>
      <w:r>
        <w:rPr>
          <w:lang w:eastAsia="ko-KR"/>
        </w:rPr>
        <w:t>규정하고</w:t>
      </w:r>
      <w:r>
        <w:rPr>
          <w:lang w:eastAsia="ko-KR"/>
        </w:rPr>
        <w:t xml:space="preserve">, </w:t>
      </w:r>
      <w:r>
        <w:rPr>
          <w:lang w:eastAsia="ko-KR"/>
        </w:rPr>
        <w:t>신경발달</w:t>
      </w:r>
      <w:r>
        <w:rPr>
          <w:lang w:eastAsia="ko-KR"/>
        </w:rPr>
        <w:t>·</w:t>
      </w:r>
      <w:r>
        <w:rPr>
          <w:lang w:eastAsia="ko-KR"/>
        </w:rPr>
        <w:t>사회경제적</w:t>
      </w:r>
      <w:r>
        <w:rPr>
          <w:lang w:eastAsia="ko-KR"/>
        </w:rPr>
        <w:t xml:space="preserve"> </w:t>
      </w:r>
      <w:r>
        <w:rPr>
          <w:lang w:eastAsia="ko-KR"/>
        </w:rPr>
        <w:t>불안정</w:t>
      </w:r>
      <w:r>
        <w:rPr>
          <w:lang w:eastAsia="ko-KR"/>
        </w:rPr>
        <w:t>·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스트레스</w:t>
      </w:r>
      <w:r>
        <w:rPr>
          <w:lang w:eastAsia="ko-KR"/>
        </w:rPr>
        <w:t>·</w:t>
      </w:r>
      <w:r>
        <w:rPr>
          <w:lang w:eastAsia="ko-KR"/>
        </w:rPr>
        <w:t>기후</w:t>
      </w:r>
      <w:r>
        <w:rPr>
          <w:lang w:eastAsia="ko-KR"/>
        </w:rPr>
        <w:t xml:space="preserve"> </w:t>
      </w:r>
      <w:r>
        <w:rPr>
          <w:lang w:eastAsia="ko-KR"/>
        </w:rPr>
        <w:t>불안의</w:t>
      </w:r>
      <w:r>
        <w:rPr>
          <w:lang w:eastAsia="ko-KR"/>
        </w:rPr>
        <w:t xml:space="preserve"> </w:t>
      </w:r>
      <w:r>
        <w:rPr>
          <w:lang w:eastAsia="ko-KR"/>
        </w:rPr>
        <w:t>복합적</w:t>
      </w:r>
      <w:r>
        <w:rPr>
          <w:lang w:eastAsia="ko-KR"/>
        </w:rPr>
        <w:t xml:space="preserve"> </w:t>
      </w:r>
      <w:r>
        <w:rPr>
          <w:lang w:eastAsia="ko-KR"/>
        </w:rPr>
        <w:t>요인을</w:t>
      </w:r>
      <w:r>
        <w:rPr>
          <w:lang w:eastAsia="ko-KR"/>
        </w:rPr>
        <w:t xml:space="preserve"> </w:t>
      </w:r>
      <w:r>
        <w:rPr>
          <w:lang w:eastAsia="ko-KR"/>
        </w:rPr>
        <w:t>지적했다</w:t>
      </w:r>
      <w:r>
        <w:rPr>
          <w:lang w:eastAsia="ko-KR"/>
        </w:rPr>
        <w:t xml:space="preserve">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사회는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더해</w:t>
      </w:r>
      <w:r>
        <w:rPr>
          <w:lang w:eastAsia="ko-KR"/>
        </w:rPr>
        <w:t xml:space="preserve"> </w:t>
      </w:r>
      <w:r>
        <w:rPr>
          <w:lang w:eastAsia="ko-KR"/>
        </w:rPr>
        <w:t>과도한</w:t>
      </w:r>
      <w:r>
        <w:rPr>
          <w:lang w:eastAsia="ko-KR"/>
        </w:rPr>
        <w:t xml:space="preserve"> </w:t>
      </w:r>
      <w:r>
        <w:rPr>
          <w:lang w:eastAsia="ko-KR"/>
        </w:rPr>
        <w:t>학업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, </w:t>
      </w:r>
      <w:r>
        <w:rPr>
          <w:lang w:eastAsia="ko-KR"/>
        </w:rPr>
        <w:t>진로</w:t>
      </w:r>
      <w:r>
        <w:rPr>
          <w:lang w:eastAsia="ko-KR"/>
        </w:rPr>
        <w:t xml:space="preserve"> </w:t>
      </w:r>
      <w:r>
        <w:rPr>
          <w:lang w:eastAsia="ko-KR"/>
        </w:rPr>
        <w:t>불안</w:t>
      </w:r>
      <w:r>
        <w:rPr>
          <w:lang w:eastAsia="ko-KR"/>
        </w:rPr>
        <w:t xml:space="preserve">, </w:t>
      </w:r>
      <w:r>
        <w:rPr>
          <w:lang w:eastAsia="ko-KR"/>
        </w:rPr>
        <w:t>세대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가치관</w:t>
      </w:r>
      <w:r>
        <w:rPr>
          <w:lang w:eastAsia="ko-KR"/>
        </w:rPr>
        <w:t xml:space="preserve"> </w:t>
      </w:r>
      <w:r>
        <w:rPr>
          <w:lang w:eastAsia="ko-KR"/>
        </w:rPr>
        <w:t>격차라는</w:t>
      </w:r>
      <w:r>
        <w:rPr>
          <w:lang w:eastAsia="ko-KR"/>
        </w:rPr>
        <w:t xml:space="preserve"> </w:t>
      </w:r>
      <w:r>
        <w:rPr>
          <w:lang w:eastAsia="ko-KR"/>
        </w:rPr>
        <w:t>고유한</w:t>
      </w:r>
      <w:r>
        <w:rPr>
          <w:lang w:eastAsia="ko-KR"/>
        </w:rPr>
        <w:t xml:space="preserve"> </w:t>
      </w:r>
      <w:r>
        <w:rPr>
          <w:lang w:eastAsia="ko-KR"/>
        </w:rPr>
        <w:t>맥락적</w:t>
      </w:r>
      <w:r>
        <w:rPr>
          <w:lang w:eastAsia="ko-KR"/>
        </w:rPr>
        <w:t xml:space="preserve"> </w:t>
      </w:r>
      <w:r>
        <w:rPr>
          <w:lang w:eastAsia="ko-KR"/>
        </w:rPr>
        <w:t>요인이</w:t>
      </w:r>
      <w:r>
        <w:rPr>
          <w:lang w:eastAsia="ko-KR"/>
        </w:rPr>
        <w:t xml:space="preserve"> </w:t>
      </w:r>
      <w:r>
        <w:rPr>
          <w:lang w:eastAsia="ko-KR"/>
        </w:rPr>
        <w:t>중첩되어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F35CC5F" w14:textId="77777777" w:rsidR="0086121F" w:rsidRDefault="00C328A1">
      <w:pPr>
        <w:pStyle w:val="Heading3"/>
        <w:rPr>
          <w:lang w:eastAsia="ko-KR"/>
        </w:rPr>
      </w:pPr>
      <w:bookmarkStart w:id="14" w:name="X8900cb79109a1163ee549033b58273923fd7bbe"/>
      <w:bookmarkEnd w:id="13"/>
      <w:r>
        <w:rPr>
          <w:lang w:eastAsia="ko-KR"/>
        </w:rPr>
        <w:t>나</w:t>
      </w:r>
      <w:r>
        <w:rPr>
          <w:lang w:eastAsia="ko-KR"/>
        </w:rPr>
        <w:t xml:space="preserve">. </w:t>
      </w:r>
      <w:r>
        <w:rPr>
          <w:lang w:eastAsia="ko-KR"/>
        </w:rPr>
        <w:t>학제간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접근의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: </w:t>
      </w:r>
      <w:r>
        <w:rPr>
          <w:lang w:eastAsia="ko-KR"/>
        </w:rPr>
        <w:t>삼각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(Triangular Integration Model)</w:t>
      </w:r>
    </w:p>
    <w:p w14:paraId="6DEE18DF" w14:textId="77777777" w:rsidR="0086121F" w:rsidRDefault="00C328A1">
      <w:pPr>
        <w:pStyle w:val="FirstParagraph"/>
        <w:rPr>
          <w:lang w:eastAsia="ko-KR"/>
        </w:rPr>
      </w:pP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정신건강은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학문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복합적</w:t>
      </w:r>
      <w:r>
        <w:rPr>
          <w:lang w:eastAsia="ko-KR"/>
        </w:rPr>
        <w:t xml:space="preserve"> </w:t>
      </w:r>
      <w:r>
        <w:rPr>
          <w:lang w:eastAsia="ko-KR"/>
        </w:rPr>
        <w:t>현상이다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교과목은</w:t>
      </w:r>
      <w:r>
        <w:rPr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뇌과학</w:t>
      </w:r>
      <w:proofErr w:type="spellEnd"/>
      <w:r>
        <w:rPr>
          <w:b/>
          <w:bCs/>
          <w:lang w:eastAsia="ko-KR"/>
        </w:rPr>
        <w:t>-</w:t>
      </w:r>
      <w:r>
        <w:rPr>
          <w:b/>
          <w:bCs/>
          <w:lang w:eastAsia="ko-KR"/>
        </w:rPr>
        <w:t>발달심리학</w:t>
      </w:r>
      <w:r>
        <w:rPr>
          <w:b/>
          <w:bCs/>
          <w:lang w:eastAsia="ko-KR"/>
        </w:rPr>
        <w:t>-</w:t>
      </w:r>
      <w:r>
        <w:rPr>
          <w:b/>
          <w:bCs/>
          <w:lang w:eastAsia="ko-KR"/>
        </w:rPr>
        <w:t>언어인지과학의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삼각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융합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정신건강을</w:t>
      </w:r>
      <w:r>
        <w:rPr>
          <w:lang w:eastAsia="ko-KR"/>
        </w:rPr>
        <w:t xml:space="preserve"> </w:t>
      </w:r>
      <w:r>
        <w:rPr>
          <w:lang w:eastAsia="ko-KR"/>
        </w:rPr>
        <w:t>다층적으로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</w:t>
      </w:r>
    </w:p>
    <w:p w14:paraId="623D2456" w14:textId="77777777" w:rsidR="0086121F" w:rsidRDefault="00C328A1">
      <w:pPr>
        <w:pStyle w:val="Heading4"/>
        <w:rPr>
          <w:lang w:eastAsia="ko-KR"/>
        </w:rPr>
      </w:pPr>
      <w:bookmarkStart w:id="15" w:name="이론적-배경-wise-interventions-framework"/>
      <w:r>
        <w:rPr>
          <w:b/>
          <w:bCs/>
          <w:lang w:eastAsia="ko-KR"/>
        </w:rPr>
        <w:t>이론적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배경</w:t>
      </w:r>
      <w:r>
        <w:rPr>
          <w:b/>
          <w:bCs/>
          <w:lang w:eastAsia="ko-KR"/>
        </w:rPr>
        <w:t>: Wise Interventions Framework</w:t>
      </w:r>
    </w:p>
    <w:p w14:paraId="5EA7E4B6" w14:textId="77777777" w:rsidR="0086121F" w:rsidRDefault="00C328A1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교과목은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사회심리학적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과학</w:t>
      </w:r>
      <w:r>
        <w:rPr>
          <w:b/>
          <w:bCs/>
          <w:lang w:eastAsia="ko-KR"/>
        </w:rPr>
        <w:t>(Intervention Science)</w:t>
      </w:r>
      <w:r>
        <w:rPr>
          <w:lang w:eastAsia="ko-KR"/>
        </w:rPr>
        <w:t xml:space="preserve">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설계되었다</w:t>
      </w:r>
      <w:r>
        <w:rPr>
          <w:lang w:eastAsia="ko-KR"/>
        </w:rPr>
        <w:t>. Walton &amp; Crum (2022)</w:t>
      </w:r>
      <w:r>
        <w:rPr>
          <w:lang w:eastAsia="ko-KR"/>
        </w:rPr>
        <w:t>의</w:t>
      </w:r>
      <w:r>
        <w:rPr>
          <w:lang w:eastAsia="ko-KR"/>
        </w:rPr>
        <w:t xml:space="preserve"> “Handbook of Wise Interventions”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심리적</w:t>
      </w:r>
      <w:r>
        <w:rPr>
          <w:lang w:eastAsia="ko-KR"/>
        </w:rPr>
        <w:t xml:space="preserve"> </w:t>
      </w:r>
      <w:r>
        <w:rPr>
          <w:lang w:eastAsia="ko-KR"/>
        </w:rPr>
        <w:t>개입이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효과적이려면</w:t>
      </w:r>
      <w:proofErr w:type="spellEnd"/>
      <w:r>
        <w:rPr>
          <w:lang w:eastAsia="ko-KR"/>
        </w:rPr>
        <w:t xml:space="preserve"> (1)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정확성</w:t>
      </w:r>
      <w:r>
        <w:rPr>
          <w:lang w:eastAsia="ko-KR"/>
        </w:rPr>
        <w:t xml:space="preserve">, (2)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(3)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, (4)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갖추어야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강조한다</w:t>
      </w:r>
      <w:r>
        <w:rPr>
          <w:lang w:eastAsia="ko-KR"/>
        </w:rPr>
        <w:t>.</w:t>
      </w:r>
    </w:p>
    <w:p w14:paraId="69FE026A" w14:textId="29A59AC0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책임연구자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이해연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이러한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원칙을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실천한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검증된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교육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경험을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보유</w:t>
      </w:r>
      <w:r>
        <w:rPr>
          <w:lang w:eastAsia="ko-KR"/>
        </w:rPr>
        <w:t xml:space="preserve">: - </w:t>
      </w:r>
      <w:r>
        <w:rPr>
          <w:b/>
          <w:bCs/>
          <w:lang w:eastAsia="ko-KR"/>
        </w:rPr>
        <w:t>Yale-NUS College</w:t>
      </w:r>
      <w:r>
        <w:rPr>
          <w:lang w:eastAsia="ko-KR"/>
        </w:rPr>
        <w:t xml:space="preserve"> “Lab in Social and Educational Interventions” (YSS3335, </w:t>
      </w:r>
      <w:commentRangeStart w:id="16"/>
      <w:ins w:id="17" w:author="Hae Yeon Lee" w:date="2025-10-22T15:58:00Z" w16du:dateUtc="2025-10-22T06:58:00Z">
        <w:r w:rsidR="000044FC">
          <w:rPr>
            <w:lang w:eastAsia="ko-KR"/>
          </w:rPr>
          <w:t xml:space="preserve">2022, </w:t>
        </w:r>
      </w:ins>
      <w:r>
        <w:rPr>
          <w:lang w:eastAsia="ko-KR"/>
        </w:rPr>
        <w:t>2023</w:t>
      </w:r>
      <w:commentRangeEnd w:id="16"/>
      <w:r w:rsidR="000044FC">
        <w:rPr>
          <w:rStyle w:val="CommentReference"/>
        </w:rPr>
        <w:commentReference w:id="16"/>
      </w:r>
      <w:r>
        <w:rPr>
          <w:lang w:eastAsia="ko-KR"/>
        </w:rPr>
        <w:t xml:space="preserve">) -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ins w:id="18" w:author="Hae Yeon Lee" w:date="2025-10-22T15:58:00Z" w16du:dateUtc="2025-10-22T06:58:00Z">
        <w:r w:rsidR="000044FC">
          <w:rPr>
            <w:rFonts w:ascii="Malgun Gothic" w:eastAsia="Malgun Gothic" w:hAnsi="Malgun Gothic" w:cs="Malgun Gothic" w:hint="eastAsia"/>
            <w:lang w:eastAsia="ko-KR"/>
          </w:rPr>
          <w:t xml:space="preserve">사회문제해결형 심리개입 </w:t>
        </w:r>
      </w:ins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r>
        <w:rPr>
          <w:lang w:eastAsia="ko-KR"/>
        </w:rPr>
        <w:t>파일럿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,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- 5</w:t>
      </w:r>
      <w:r>
        <w:rPr>
          <w:lang w:eastAsia="ko-KR"/>
        </w:rPr>
        <w:t>단계</w:t>
      </w:r>
      <w:r>
        <w:rPr>
          <w:lang w:eastAsia="ko-KR"/>
        </w:rPr>
        <w:t xml:space="preserve"> Lab Worksheet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- </w:t>
      </w:r>
      <w:r>
        <w:rPr>
          <w:lang w:eastAsia="ko-KR"/>
        </w:rPr>
        <w:t>윤리</w:t>
      </w:r>
      <w:r>
        <w:rPr>
          <w:lang w:eastAsia="ko-KR"/>
        </w:rPr>
        <w:t xml:space="preserve"> </w:t>
      </w:r>
      <w:r>
        <w:rPr>
          <w:lang w:eastAsia="ko-KR"/>
        </w:rPr>
        <w:t>심의</w:t>
      </w:r>
      <w:r>
        <w:rPr>
          <w:lang w:eastAsia="ko-KR"/>
        </w:rPr>
        <w:t xml:space="preserve">(IRB)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활동으로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- </w:t>
      </w:r>
      <w:r>
        <w:rPr>
          <w:lang w:eastAsia="ko-KR"/>
        </w:rPr>
        <w:t>최종</w:t>
      </w:r>
      <w:r>
        <w:rPr>
          <w:lang w:eastAsia="ko-KR"/>
        </w:rPr>
        <w:t xml:space="preserve"> APA-style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-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4.7/5.0 </w:t>
      </w:r>
      <w:r>
        <w:rPr>
          <w:lang w:eastAsia="ko-KR"/>
        </w:rPr>
        <w:t>달성</w:t>
      </w:r>
    </w:p>
    <w:p w14:paraId="50AF96B7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lastRenderedPageBreak/>
        <w:t>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교과목은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검증된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모델을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베리타스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강좌</w:t>
      </w:r>
      <w:r>
        <w:rPr>
          <w:b/>
          <w:bCs/>
          <w:lang w:eastAsia="ko-KR"/>
        </w:rPr>
        <w:t xml:space="preserve"> 2 </w:t>
      </w:r>
      <w:r>
        <w:rPr>
          <w:b/>
          <w:bCs/>
          <w:lang w:eastAsia="ko-KR"/>
        </w:rPr>
        <w:t>맥락에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맞게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확장</w:t>
      </w:r>
      <w:r>
        <w:rPr>
          <w:lang w:eastAsia="ko-KR"/>
        </w:rPr>
        <w:t>하여</w:t>
      </w:r>
      <w:r>
        <w:rPr>
          <w:lang w:eastAsia="ko-KR"/>
        </w:rPr>
        <w:t xml:space="preserve">, </w:t>
      </w:r>
      <w:r>
        <w:rPr>
          <w:lang w:eastAsia="ko-KR"/>
        </w:rPr>
        <w:t>단순히</w:t>
      </w:r>
      <w:r>
        <w:rPr>
          <w:lang w:eastAsia="ko-KR"/>
        </w:rPr>
        <w:t xml:space="preserve"> “</w:t>
      </w:r>
      <w:r>
        <w:rPr>
          <w:lang w:eastAsia="ko-KR"/>
        </w:rPr>
        <w:t>배우는</w:t>
      </w:r>
      <w:r>
        <w:rPr>
          <w:lang w:eastAsia="ko-KR"/>
        </w:rPr>
        <w:t xml:space="preserve">”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“</w:t>
      </w:r>
      <w:r>
        <w:rPr>
          <w:b/>
          <w:bCs/>
          <w:lang w:eastAsia="ko-KR"/>
        </w:rPr>
        <w:t>직접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설계하고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검증하는</w:t>
      </w:r>
      <w:r>
        <w:rPr>
          <w:b/>
          <w:bCs/>
          <w:lang w:eastAsia="ko-KR"/>
        </w:rPr>
        <w:t>”</w:t>
      </w:r>
      <w:r>
        <w:rPr>
          <w:lang w:eastAsia="ko-KR"/>
        </w:rPr>
        <w:t xml:space="preserve"> </w:t>
      </w:r>
      <w:r>
        <w:rPr>
          <w:lang w:eastAsia="ko-KR"/>
        </w:rPr>
        <w:t>실천적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</w:t>
      </w:r>
    </w:p>
    <w:p w14:paraId="7B35CE22" w14:textId="77777777" w:rsidR="0086121F" w:rsidRDefault="00C328A1">
      <w:pPr>
        <w:pStyle w:val="Heading4"/>
        <w:rPr>
          <w:lang w:eastAsia="ko-KR"/>
        </w:rPr>
      </w:pPr>
      <w:bookmarkStart w:id="19" w:name="삼각-융합-모델의-세-축"/>
      <w:bookmarkEnd w:id="15"/>
      <w:r>
        <w:rPr>
          <w:b/>
          <w:bCs/>
          <w:lang w:eastAsia="ko-KR"/>
        </w:rPr>
        <w:t>삼각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융합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모델의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축</w:t>
      </w:r>
    </w:p>
    <w:p w14:paraId="5A31DE85" w14:textId="77777777" w:rsidR="0086121F" w:rsidRDefault="00C328A1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         </w:t>
      </w:r>
      <w:r>
        <w:rPr>
          <w:rStyle w:val="VerbatimChar"/>
          <w:lang w:eastAsia="ko-KR"/>
        </w:rPr>
        <w:t>차지욱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신경과학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"WHY: </w:t>
      </w:r>
      <w:r>
        <w:rPr>
          <w:rStyle w:val="VerbatimChar"/>
          <w:lang w:eastAsia="ko-KR"/>
        </w:rPr>
        <w:t>신경생물학적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기전</w:t>
      </w:r>
      <w:r>
        <w:rPr>
          <w:rStyle w:val="VerbatimChar"/>
          <w:lang w:eastAsia="ko-KR"/>
        </w:rPr>
        <w:t>"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</w:t>
      </w:r>
      <w:r>
        <w:rPr>
          <w:rStyle w:val="VerbatimChar"/>
          <w:lang w:eastAsia="ko-KR"/>
        </w:rPr>
        <w:t>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발달</w:t>
      </w:r>
      <w:r>
        <w:rPr>
          <w:rStyle w:val="VerbatimChar"/>
          <w:lang w:eastAsia="ko-KR"/>
        </w:rPr>
        <w:t xml:space="preserve">, </w:t>
      </w:r>
      <w:proofErr w:type="spellStart"/>
      <w:r>
        <w:rPr>
          <w:rStyle w:val="VerbatimChar"/>
          <w:lang w:eastAsia="ko-KR"/>
        </w:rPr>
        <w:t>SwiFT</w:t>
      </w:r>
      <w:proofErr w:type="spellEnd"/>
      <w:r>
        <w:rPr>
          <w:rStyle w:val="VerbatimChar"/>
          <w:lang w:eastAsia="ko-KR"/>
        </w:rPr>
        <w:t>, ENIGMA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/\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/  \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/    \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/  </w:t>
      </w:r>
      <w:r>
        <w:rPr>
          <w:rStyle w:val="VerbatimChar"/>
          <w:lang w:eastAsia="ko-KR"/>
        </w:rPr>
        <w:t>통합</w:t>
      </w:r>
      <w:r>
        <w:rPr>
          <w:rStyle w:val="VerbatimChar"/>
          <w:lang w:eastAsia="ko-KR"/>
        </w:rPr>
        <w:t xml:space="preserve"> \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/   </w:t>
      </w:r>
      <w:r>
        <w:rPr>
          <w:rStyle w:val="VerbatimChar"/>
          <w:lang w:eastAsia="ko-KR"/>
        </w:rPr>
        <w:t>모델</w:t>
      </w:r>
      <w:r>
        <w:rPr>
          <w:rStyle w:val="VerbatimChar"/>
          <w:lang w:eastAsia="ko-KR"/>
        </w:rPr>
        <w:t xml:space="preserve">  \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/          \</w:t>
      </w:r>
      <w:r>
        <w:rPr>
          <w:lang w:eastAsia="ko-KR"/>
        </w:rPr>
        <w:br/>
      </w:r>
      <w:r>
        <w:rPr>
          <w:rStyle w:val="VerbatimChar"/>
          <w:lang w:eastAsia="ko-KR"/>
        </w:rPr>
        <w:t>이해연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발달심리</w:t>
      </w:r>
      <w:r>
        <w:rPr>
          <w:rStyle w:val="VerbatimChar"/>
          <w:lang w:eastAsia="ko-KR"/>
        </w:rPr>
        <w:t xml:space="preserve">) -------- </w:t>
      </w:r>
      <w:proofErr w:type="spellStart"/>
      <w:r>
        <w:rPr>
          <w:rStyle w:val="VerbatimChar"/>
          <w:lang w:eastAsia="ko-KR"/>
        </w:rPr>
        <w:t>전현애</w:t>
      </w:r>
      <w:proofErr w:type="spellEnd"/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언어인지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"WHEN/HOW: </w:t>
      </w:r>
      <w:proofErr w:type="spellStart"/>
      <w:r>
        <w:rPr>
          <w:rStyle w:val="VerbatimChar"/>
          <w:lang w:eastAsia="ko-KR"/>
        </w:rPr>
        <w:t>발달궤적</w:t>
      </w:r>
      <w:proofErr w:type="spellEnd"/>
      <w:r>
        <w:rPr>
          <w:rStyle w:val="VerbatimChar"/>
          <w:lang w:eastAsia="ko-KR"/>
        </w:rPr>
        <w:t xml:space="preserve">"    "WHAT: </w:t>
      </w:r>
      <w:r>
        <w:rPr>
          <w:rStyle w:val="VerbatimChar"/>
          <w:lang w:eastAsia="ko-KR"/>
        </w:rPr>
        <w:t>의미구성</w:t>
      </w:r>
      <w:r>
        <w:rPr>
          <w:rStyle w:val="VerbatimChar"/>
          <w:lang w:eastAsia="ko-KR"/>
        </w:rPr>
        <w:t>"</w:t>
      </w:r>
      <w:r>
        <w:rPr>
          <w:lang w:eastAsia="ko-KR"/>
        </w:rPr>
        <w:br/>
      </w:r>
      <w:r>
        <w:rPr>
          <w:rStyle w:val="VerbatimChar"/>
          <w:lang w:eastAsia="ko-KR"/>
        </w:rPr>
        <w:t>마인드셋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종단연구</w:t>
      </w:r>
      <w:r>
        <w:rPr>
          <w:rStyle w:val="VerbatimChar"/>
          <w:lang w:eastAsia="ko-KR"/>
        </w:rPr>
        <w:t xml:space="preserve">       </w:t>
      </w:r>
      <w:r>
        <w:rPr>
          <w:rStyle w:val="VerbatimChar"/>
          <w:lang w:eastAsia="ko-KR"/>
        </w:rPr>
        <w:t>서사</w:t>
      </w:r>
      <w:r>
        <w:rPr>
          <w:rStyle w:val="VerbatimChar"/>
          <w:lang w:eastAsia="ko-KR"/>
        </w:rPr>
        <w:t xml:space="preserve">, LLM, </w:t>
      </w:r>
      <w:r>
        <w:rPr>
          <w:rStyle w:val="VerbatimChar"/>
          <w:lang w:eastAsia="ko-KR"/>
        </w:rPr>
        <w:t>시간지각</w:t>
      </w:r>
    </w:p>
    <w:p w14:paraId="46326B02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1. </w:t>
      </w:r>
      <w:r>
        <w:rPr>
          <w:b/>
          <w:bCs/>
          <w:lang w:eastAsia="ko-KR"/>
        </w:rPr>
        <w:t>신경과학적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차지욱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교수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“WHY -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청소년기에</w:t>
      </w:r>
      <w:r>
        <w:rPr>
          <w:lang w:eastAsia="ko-KR"/>
        </w:rPr>
        <w:t xml:space="preserve"> </w:t>
      </w:r>
      <w:r>
        <w:rPr>
          <w:lang w:eastAsia="ko-KR"/>
        </w:rPr>
        <w:t>정서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많은가</w:t>
      </w:r>
      <w:r>
        <w:rPr>
          <w:lang w:eastAsia="ko-KR"/>
        </w:rPr>
        <w:t xml:space="preserve">?” - </w:t>
      </w:r>
      <w:r>
        <w:rPr>
          <w:lang w:eastAsia="ko-KR"/>
        </w:rPr>
        <w:t>청소년기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뇌발달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전전두엽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성숙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편도체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정서조절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의사결정에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SwiFT</w:t>
      </w:r>
      <w:proofErr w:type="spellEnd"/>
      <w:r>
        <w:rPr>
          <w:lang w:eastAsia="ko-KR"/>
        </w:rPr>
        <w:t xml:space="preserve"> (Swin 4D fMRI Transformer)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vs </w:t>
      </w:r>
      <w:r>
        <w:rPr>
          <w:lang w:eastAsia="ko-KR"/>
        </w:rPr>
        <w:t>성인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- ENIGMA OCD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정신병리의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규명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시간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스케일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밀리초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분석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수준</w:t>
      </w:r>
      <w:r>
        <w:rPr>
          <w:lang w:eastAsia="ko-KR"/>
        </w:rPr>
        <w:t xml:space="preserve">: </w:t>
      </w:r>
      <w:r>
        <w:rPr>
          <w:lang w:eastAsia="ko-KR"/>
        </w:rPr>
        <w:t>신경회로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생물학적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(Neural implementation)</w:t>
      </w:r>
    </w:p>
    <w:p w14:paraId="17400BA3" w14:textId="137F642E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 xml:space="preserve">2. </w:t>
      </w:r>
      <w:r>
        <w:rPr>
          <w:b/>
          <w:bCs/>
          <w:lang w:eastAsia="ko-KR"/>
        </w:rPr>
        <w:t>발달심리학적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궤적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이해연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교수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“WHEN &amp; HOW - </w:t>
      </w:r>
      <w:r>
        <w:rPr>
          <w:lang w:eastAsia="ko-KR"/>
        </w:rPr>
        <w:t>언제</w:t>
      </w:r>
      <w:r>
        <w:rPr>
          <w:lang w:eastAsia="ko-KR"/>
        </w:rPr>
        <w:t xml:space="preserve">,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발달하는가</w:t>
      </w:r>
      <w:r>
        <w:rPr>
          <w:lang w:eastAsia="ko-KR"/>
        </w:rPr>
        <w:t xml:space="preserve">?” - </w:t>
      </w:r>
      <w:r>
        <w:rPr>
          <w:lang w:eastAsia="ko-KR"/>
        </w:rPr>
        <w:t>청소년기</w:t>
      </w:r>
      <w:r>
        <w:rPr>
          <w:lang w:eastAsia="ko-KR"/>
        </w:rPr>
        <w:t xml:space="preserve"> </w:t>
      </w:r>
      <w:r>
        <w:rPr>
          <w:lang w:eastAsia="ko-KR"/>
        </w:rPr>
        <w:t>발달</w:t>
      </w:r>
      <w:r>
        <w:rPr>
          <w:lang w:eastAsia="ko-KR"/>
        </w:rPr>
        <w:t xml:space="preserve"> </w:t>
      </w:r>
      <w:r>
        <w:rPr>
          <w:lang w:eastAsia="ko-KR"/>
        </w:rPr>
        <w:t>과업</w:t>
      </w:r>
      <w:r>
        <w:rPr>
          <w:lang w:eastAsia="ko-KR"/>
        </w:rPr>
        <w:t xml:space="preserve"> (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형성</w:t>
      </w:r>
      <w:r>
        <w:rPr>
          <w:lang w:eastAsia="ko-KR"/>
        </w:rPr>
        <w:t xml:space="preserve">, </w:t>
      </w:r>
      <w:r>
        <w:rPr>
          <w:lang w:eastAsia="ko-KR"/>
        </w:rPr>
        <w:t>자율성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  <w:ins w:id="20" w:author="Hae Yeon Lee" w:date="2025-10-22T17:10:00Z" w16du:dateUtc="2025-10-22T08:10:00Z">
        <w:r w:rsidR="002E0F14">
          <w:rPr>
            <w:lang w:eastAsia="ko-KR"/>
          </w:rPr>
          <w:t xml:space="preserve">, </w:t>
        </w:r>
        <w:r w:rsidR="002E0F14">
          <w:rPr>
            <w:rFonts w:hint="eastAsia"/>
            <w:lang w:eastAsia="ko-KR"/>
          </w:rPr>
          <w:t>사회적</w:t>
        </w:r>
        <w:r w:rsidR="002E0F14">
          <w:rPr>
            <w:rFonts w:hint="eastAsia"/>
            <w:lang w:eastAsia="ko-KR"/>
          </w:rPr>
          <w:t xml:space="preserve"> </w:t>
        </w:r>
        <w:r w:rsidR="002E0F14">
          <w:rPr>
            <w:rFonts w:hint="eastAsia"/>
            <w:lang w:eastAsia="ko-KR"/>
          </w:rPr>
          <w:t>지위</w:t>
        </w:r>
        <w:r w:rsidR="002E0F14">
          <w:rPr>
            <w:rFonts w:hint="eastAsia"/>
            <w:lang w:eastAsia="ko-KR"/>
          </w:rPr>
          <w:t xml:space="preserve"> </w:t>
        </w:r>
        <w:r w:rsidR="002E0F14">
          <w:rPr>
            <w:rFonts w:hint="eastAsia"/>
            <w:lang w:eastAsia="ko-KR"/>
          </w:rPr>
          <w:t>학습과</w:t>
        </w:r>
        <w:r w:rsidR="002E0F14">
          <w:rPr>
            <w:rFonts w:hint="eastAsia"/>
            <w:lang w:eastAsia="ko-KR"/>
          </w:rPr>
          <w:t xml:space="preserve"> </w:t>
        </w:r>
        <w:r w:rsidR="002E0F14">
          <w:rPr>
            <w:rFonts w:hint="eastAsia"/>
            <w:lang w:eastAsia="ko-KR"/>
          </w:rPr>
          <w:t>탐색</w:t>
        </w:r>
      </w:ins>
      <w:r>
        <w:rPr>
          <w:lang w:eastAsia="ko-KR"/>
        </w:rPr>
        <w:t xml:space="preserve">), </w:t>
      </w:r>
      <w:r>
        <w:rPr>
          <w:lang w:eastAsia="ko-KR"/>
        </w:rPr>
        <w:t>사회정서적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(</w:t>
      </w:r>
      <w:r>
        <w:rPr>
          <w:lang w:eastAsia="ko-KR"/>
        </w:rPr>
        <w:t>또래관계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가족역동</w:t>
      </w:r>
      <w:proofErr w:type="spellEnd"/>
      <w:r>
        <w:rPr>
          <w:lang w:eastAsia="ko-KR"/>
        </w:rPr>
        <w:t xml:space="preserve">) -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사회의</w:t>
      </w:r>
      <w:r>
        <w:rPr>
          <w:lang w:eastAsia="ko-KR"/>
        </w:rPr>
        <w:t xml:space="preserve"> </w:t>
      </w:r>
      <w:r>
        <w:rPr>
          <w:lang w:eastAsia="ko-KR"/>
        </w:rPr>
        <w:t>고유한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: </w:t>
      </w:r>
      <w:r>
        <w:rPr>
          <w:lang w:eastAsia="ko-KR"/>
        </w:rPr>
        <w:t>학업</w:t>
      </w:r>
      <w:r>
        <w:rPr>
          <w:lang w:eastAsia="ko-KR"/>
        </w:rPr>
        <w:t xml:space="preserve"> </w:t>
      </w:r>
      <w:r>
        <w:rPr>
          <w:lang w:eastAsia="ko-KR"/>
        </w:rPr>
        <w:t>경쟁</w:t>
      </w:r>
      <w:r>
        <w:rPr>
          <w:lang w:eastAsia="ko-KR"/>
        </w:rPr>
        <w:t xml:space="preserve">, </w:t>
      </w:r>
      <w:r>
        <w:rPr>
          <w:lang w:eastAsia="ko-KR"/>
        </w:rPr>
        <w:t>진로</w:t>
      </w:r>
      <w:r>
        <w:rPr>
          <w:lang w:eastAsia="ko-KR"/>
        </w:rPr>
        <w:t xml:space="preserve"> </w:t>
      </w:r>
      <w:r>
        <w:rPr>
          <w:lang w:eastAsia="ko-KR"/>
        </w:rPr>
        <w:t>불안</w:t>
      </w:r>
      <w:r>
        <w:rPr>
          <w:lang w:eastAsia="ko-KR"/>
        </w:rPr>
        <w:t xml:space="preserve">, </w:t>
      </w:r>
      <w:r>
        <w:rPr>
          <w:lang w:eastAsia="ko-KR"/>
        </w:rPr>
        <w:t>세대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- </w:t>
      </w:r>
      <w:r>
        <w:rPr>
          <w:lang w:eastAsia="ko-KR"/>
        </w:rPr>
        <w:t>마인드셋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마인드셋</w:t>
      </w:r>
      <w:r>
        <w:rPr>
          <w:lang w:eastAsia="ko-KR"/>
        </w:rPr>
        <w:t xml:space="preserve"> </w:t>
      </w:r>
      <w:r>
        <w:rPr>
          <w:lang w:eastAsia="ko-KR"/>
        </w:rPr>
        <w:t>훈련의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del w:id="21" w:author="Hae Yeon Lee" w:date="2025-10-22T17:10:00Z" w16du:dateUtc="2025-10-22T08:10:00Z">
        <w:r w:rsidDel="002E0F14">
          <w:rPr>
            <w:lang w:eastAsia="ko-KR"/>
          </w:rPr>
          <w:delText xml:space="preserve"> </w:delText>
        </w:r>
      </w:del>
      <w:ins w:id="22" w:author="Hae Yeon Lee" w:date="2025-10-22T17:10:00Z" w16du:dateUtc="2025-10-22T08:10:00Z">
        <w:r w:rsidR="002E0F14">
          <w:rPr>
            <w:rFonts w:hint="eastAsia"/>
            <w:lang w:eastAsia="ko-KR"/>
          </w:rPr>
          <w:t xml:space="preserve"> </w:t>
        </w:r>
      </w:ins>
      <w:del w:id="23" w:author="Hae Yeon Lee" w:date="2025-10-22T17:10:00Z" w16du:dateUtc="2025-10-22T08:10:00Z">
        <w:r w:rsidDel="002E0F14">
          <w:rPr>
            <w:lang w:eastAsia="ko-KR"/>
          </w:rPr>
          <w:delText>(⚠</w:delText>
        </w:r>
        <w:r w:rsidDel="002E0F14">
          <w:rPr>
            <w:lang w:eastAsia="ko-KR"/>
          </w:rPr>
          <w:delText>️</w:delText>
        </w:r>
        <w:r w:rsidDel="002E0F14">
          <w:rPr>
            <w:lang w:eastAsia="ko-KR"/>
          </w:rPr>
          <w:delText xml:space="preserve"> </w:delText>
        </w:r>
        <w:r w:rsidDel="002E0F14">
          <w:rPr>
            <w:lang w:eastAsia="ko-KR"/>
          </w:rPr>
          <w:delText>저자</w:delText>
        </w:r>
        <w:r w:rsidDel="002E0F14">
          <w:rPr>
            <w:lang w:eastAsia="ko-KR"/>
          </w:rPr>
          <w:delText xml:space="preserve"> </w:delText>
        </w:r>
        <w:r w:rsidDel="002E0F14">
          <w:rPr>
            <w:lang w:eastAsia="ko-KR"/>
          </w:rPr>
          <w:delText>역할</w:delText>
        </w:r>
        <w:r w:rsidDel="002E0F14">
          <w:rPr>
            <w:lang w:eastAsia="ko-KR"/>
          </w:rPr>
          <w:delText xml:space="preserve"> </w:delText>
        </w:r>
        <w:r w:rsidDel="002E0F14">
          <w:rPr>
            <w:lang w:eastAsia="ko-KR"/>
          </w:rPr>
          <w:delText>확인</w:delText>
        </w:r>
        <w:r w:rsidDel="002E0F14">
          <w:rPr>
            <w:lang w:eastAsia="ko-KR"/>
          </w:rPr>
          <w:delText xml:space="preserve"> </w:delText>
        </w:r>
        <w:r w:rsidDel="002E0F14">
          <w:rPr>
            <w:lang w:eastAsia="ko-KR"/>
          </w:rPr>
          <w:delText>필요</w:delText>
        </w:r>
        <w:r w:rsidDel="002E0F14">
          <w:rPr>
            <w:lang w:eastAsia="ko-KR"/>
          </w:rPr>
          <w:delText>) -</w:delText>
        </w:r>
      </w:del>
      <w:ins w:id="24" w:author="Hae Yeon Lee" w:date="2025-10-22T17:10:00Z" w16du:dateUtc="2025-10-22T08:10:00Z">
        <w:r w:rsidR="002E0F14">
          <w:rPr>
            <w:lang w:eastAsia="ko-KR"/>
          </w:rPr>
          <w:t>–</w:t>
        </w:r>
      </w:ins>
      <w:r>
        <w:rPr>
          <w:lang w:eastAsia="ko-KR"/>
        </w:rPr>
        <w:t xml:space="preserve"> </w:t>
      </w:r>
      <w:ins w:id="25" w:author="Hae Yeon Lee" w:date="2025-10-22T17:10:00Z" w16du:dateUtc="2025-10-22T08:10:00Z">
        <w:r w:rsidR="002E0F14">
          <w:rPr>
            <w:rFonts w:hint="eastAsia"/>
            <w:lang w:eastAsia="ko-KR"/>
          </w:rPr>
          <w:t>미국</w:t>
        </w:r>
        <w:r w:rsidR="002E0F14">
          <w:rPr>
            <w:rFonts w:hint="eastAsia"/>
            <w:lang w:eastAsia="ko-KR"/>
          </w:rPr>
          <w:t xml:space="preserve"> </w:t>
        </w:r>
      </w:ins>
      <w:r>
        <w:rPr>
          <w:lang w:eastAsia="ko-KR"/>
        </w:rPr>
        <w:t xml:space="preserve">TLSASR </w:t>
      </w:r>
      <w:r>
        <w:rPr>
          <w:lang w:eastAsia="ko-KR"/>
        </w:rPr>
        <w:t>데이터셋</w:t>
      </w:r>
      <w:r>
        <w:rPr>
          <w:lang w:eastAsia="ko-KR"/>
        </w:rPr>
        <w:t xml:space="preserve">: </w:t>
      </w:r>
      <w:ins w:id="26" w:author="Hae Yeon Lee" w:date="2025-10-22T17:11:00Z" w16du:dateUtc="2025-10-22T08:11:00Z">
        <w:r w:rsidR="002E0F14">
          <w:rPr>
            <w:rFonts w:hint="eastAsia"/>
            <w:lang w:eastAsia="ko-KR"/>
          </w:rPr>
          <w:t>싱가포르</w:t>
        </w:r>
        <w:r w:rsidR="002E0F14">
          <w:rPr>
            <w:rFonts w:hint="eastAsia"/>
            <w:lang w:eastAsia="ko-KR"/>
          </w:rPr>
          <w:t xml:space="preserve">, </w:t>
        </w:r>
      </w:ins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종단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시간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스케일</w:t>
      </w:r>
      <w:r>
        <w:rPr>
          <w:lang w:eastAsia="ko-KR"/>
        </w:rPr>
        <w:t xml:space="preserve">: </w:t>
      </w:r>
      <w:r>
        <w:rPr>
          <w:lang w:eastAsia="ko-KR"/>
        </w:rPr>
        <w:t>월</w:t>
      </w:r>
      <w:r>
        <w:rPr>
          <w:lang w:eastAsia="ko-KR"/>
        </w:rPr>
        <w:t>-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발달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분석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수준</w:t>
      </w:r>
      <w:r>
        <w:rPr>
          <w:lang w:eastAsia="ko-KR"/>
        </w:rPr>
        <w:t xml:space="preserve">: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(</w:t>
      </w:r>
      <w:commentRangeStart w:id="27"/>
      <w:r>
        <w:rPr>
          <w:lang w:eastAsia="ko-KR"/>
        </w:rPr>
        <w:t>Computational theory</w:t>
      </w:r>
      <w:commentRangeEnd w:id="27"/>
      <w:r w:rsidR="002E0F14">
        <w:rPr>
          <w:rStyle w:val="CommentReference"/>
        </w:rPr>
        <w:commentReference w:id="27"/>
      </w:r>
      <w:r>
        <w:rPr>
          <w:lang w:eastAsia="ko-KR"/>
        </w:rPr>
        <w:t>)</w:t>
      </w:r>
    </w:p>
    <w:p w14:paraId="0F0B32E0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 xml:space="preserve">3. </w:t>
      </w:r>
      <w:r>
        <w:rPr>
          <w:b/>
          <w:bCs/>
          <w:lang w:eastAsia="ko-KR"/>
        </w:rPr>
        <w:t>언어</w:t>
      </w:r>
      <w:r>
        <w:rPr>
          <w:b/>
          <w:bCs/>
          <w:lang w:eastAsia="ko-KR"/>
        </w:rPr>
        <w:t>-</w:t>
      </w:r>
      <w:r>
        <w:rPr>
          <w:b/>
          <w:bCs/>
          <w:lang w:eastAsia="ko-KR"/>
        </w:rPr>
        <w:t>인지과학적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의미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구성</w:t>
      </w:r>
      <w:r>
        <w:rPr>
          <w:b/>
          <w:bCs/>
          <w:lang w:eastAsia="ko-KR"/>
        </w:rPr>
        <w:t xml:space="preserve"> (</w:t>
      </w:r>
      <w:proofErr w:type="spellStart"/>
      <w:r>
        <w:rPr>
          <w:b/>
          <w:bCs/>
          <w:lang w:eastAsia="ko-KR"/>
        </w:rPr>
        <w:t>전현애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교수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“WHAT -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만드는가</w:t>
      </w:r>
      <w:r>
        <w:rPr>
          <w:lang w:eastAsia="ko-KR"/>
        </w:rPr>
        <w:t xml:space="preserve">?” -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정서조절</w:t>
      </w:r>
      <w:r>
        <w:rPr>
          <w:lang w:eastAsia="ko-KR"/>
        </w:rPr>
        <w:t xml:space="preserve">, </w:t>
      </w:r>
      <w:r>
        <w:rPr>
          <w:lang w:eastAsia="ko-KR"/>
        </w:rPr>
        <w:t>서사적</w:t>
      </w:r>
      <w:r>
        <w:rPr>
          <w:lang w:eastAsia="ko-KR"/>
        </w:rPr>
        <w:t xml:space="preserve"> </w:t>
      </w:r>
      <w:r>
        <w:rPr>
          <w:lang w:eastAsia="ko-KR"/>
        </w:rPr>
        <w:t>자아정체성</w:t>
      </w:r>
      <w:r>
        <w:rPr>
          <w:lang w:eastAsia="ko-KR"/>
        </w:rPr>
        <w:t xml:space="preserve"> </w:t>
      </w:r>
      <w:r>
        <w:rPr>
          <w:lang w:eastAsia="ko-KR"/>
        </w:rPr>
        <w:t>형성</w:t>
      </w:r>
      <w:r>
        <w:rPr>
          <w:lang w:eastAsia="ko-KR"/>
        </w:rPr>
        <w:t xml:space="preserve"> - </w:t>
      </w:r>
      <w:r>
        <w:rPr>
          <w:lang w:eastAsia="ko-KR"/>
        </w:rPr>
        <w:t>위계적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학습과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전전두엽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: </w:t>
      </w:r>
      <w:r>
        <w:rPr>
          <w:lang w:eastAsia="ko-KR"/>
        </w:rPr>
        <w:t>청소년기에</w:t>
      </w:r>
      <w:r>
        <w:rPr>
          <w:lang w:eastAsia="ko-KR"/>
        </w:rPr>
        <w:t xml:space="preserve"> </w:t>
      </w:r>
      <w:r>
        <w:rPr>
          <w:lang w:eastAsia="ko-KR"/>
        </w:rPr>
        <w:t>성숙하는</w:t>
      </w:r>
      <w:r>
        <w:rPr>
          <w:lang w:eastAsia="ko-KR"/>
        </w:rPr>
        <w:t xml:space="preserve"> </w:t>
      </w:r>
      <w:r>
        <w:rPr>
          <w:lang w:eastAsia="ko-KR"/>
        </w:rPr>
        <w:t>추상적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- </w:t>
      </w:r>
      <w:r>
        <w:rPr>
          <w:lang w:eastAsia="ko-KR"/>
        </w:rPr>
        <w:t>시간지각</w:t>
      </w:r>
      <w:r>
        <w:rPr>
          <w:lang w:eastAsia="ko-KR"/>
        </w:rPr>
        <w:t xml:space="preserve"> </w:t>
      </w:r>
      <w:r>
        <w:rPr>
          <w:lang w:eastAsia="ko-KR"/>
        </w:rPr>
        <w:t>변동성</w:t>
      </w:r>
      <w:r>
        <w:rPr>
          <w:lang w:eastAsia="ko-KR"/>
        </w:rPr>
        <w:t xml:space="preserve">: </w:t>
      </w:r>
      <w:r>
        <w:rPr>
          <w:lang w:eastAsia="ko-KR"/>
        </w:rPr>
        <w:t>정신건강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지각의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- LLM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: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정신건강</w:t>
      </w:r>
      <w:r>
        <w:rPr>
          <w:lang w:eastAsia="ko-KR"/>
        </w:rPr>
        <w:t xml:space="preserve"> </w:t>
      </w:r>
      <w:r>
        <w:rPr>
          <w:lang w:eastAsia="ko-KR"/>
        </w:rPr>
        <w:t>신호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시간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스케일</w:t>
      </w:r>
      <w:r>
        <w:rPr>
          <w:lang w:eastAsia="ko-KR"/>
        </w:rPr>
        <w:t xml:space="preserve">: </w:t>
      </w:r>
      <w:r>
        <w:rPr>
          <w:lang w:eastAsia="ko-KR"/>
        </w:rPr>
        <w:t>초</w:t>
      </w:r>
      <w:r>
        <w:rPr>
          <w:lang w:eastAsia="ko-KR"/>
        </w:rPr>
        <w:t>-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서사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분석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수준</w:t>
      </w:r>
      <w:r>
        <w:rPr>
          <w:lang w:eastAsia="ko-KR"/>
        </w:rPr>
        <w:t xml:space="preserve">: </w:t>
      </w:r>
      <w:r>
        <w:rPr>
          <w:lang w:eastAsia="ko-KR"/>
        </w:rPr>
        <w:t>인지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표상</w:t>
      </w:r>
      <w:r>
        <w:rPr>
          <w:lang w:eastAsia="ko-KR"/>
        </w:rPr>
        <w:t xml:space="preserve"> (Algorithm &amp; Representation)</w:t>
      </w:r>
    </w:p>
    <w:p w14:paraId="3BAB79DE" w14:textId="77777777" w:rsidR="0086121F" w:rsidRDefault="00C328A1">
      <w:pPr>
        <w:pStyle w:val="Heading3"/>
        <w:rPr>
          <w:lang w:eastAsia="ko-KR"/>
        </w:rPr>
      </w:pPr>
      <w:bookmarkStart w:id="28" w:name="X5efc8cdf5f0941d3a29a9bdc920a57dbe9645a3"/>
      <w:bookmarkEnd w:id="14"/>
      <w:bookmarkEnd w:id="19"/>
      <w:r>
        <w:rPr>
          <w:lang w:eastAsia="ko-KR"/>
        </w:rPr>
        <w:t>다</w:t>
      </w:r>
      <w:r>
        <w:rPr>
          <w:lang w:eastAsia="ko-KR"/>
        </w:rPr>
        <w:t xml:space="preserve">. AI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  <w:r>
        <w:rPr>
          <w:lang w:eastAsia="ko-KR"/>
        </w:rPr>
        <w:t>: AI-Enhanced Learning</w:t>
      </w:r>
    </w:p>
    <w:p w14:paraId="3C6EFFDB" w14:textId="77777777" w:rsidR="0086121F" w:rsidRDefault="00C328A1">
      <w:pPr>
        <w:pStyle w:val="FirstParagraph"/>
        <w:rPr>
          <w:lang w:eastAsia="ko-KR"/>
        </w:rPr>
      </w:pPr>
      <w:r>
        <w:rPr>
          <w:lang w:eastAsia="ko-KR"/>
        </w:rPr>
        <w:t>2024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교육은</w:t>
      </w:r>
      <w:r>
        <w:rPr>
          <w:lang w:eastAsia="ko-KR"/>
        </w:rPr>
        <w:t xml:space="preserve"> </w:t>
      </w:r>
      <w:r>
        <w:rPr>
          <w:lang w:eastAsia="ko-KR"/>
        </w:rPr>
        <w:t>근본적인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  <w:r>
        <w:rPr>
          <w:lang w:eastAsia="ko-KR"/>
        </w:rPr>
        <w:t xml:space="preserve"> </w:t>
      </w:r>
      <w:r>
        <w:rPr>
          <w:lang w:eastAsia="ko-KR"/>
        </w:rPr>
        <w:t>전환기를</w:t>
      </w:r>
      <w:r>
        <w:rPr>
          <w:lang w:eastAsia="ko-KR"/>
        </w:rPr>
        <w:t xml:space="preserve"> </w:t>
      </w:r>
      <w:r>
        <w:rPr>
          <w:lang w:eastAsia="ko-KR"/>
        </w:rPr>
        <w:t>맞이하고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단순히</w:t>
      </w:r>
      <w:r>
        <w:rPr>
          <w:lang w:eastAsia="ko-KR"/>
        </w:rPr>
        <w:t xml:space="preserve"> AI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“</w:t>
      </w:r>
      <w:r>
        <w:rPr>
          <w:lang w:eastAsia="ko-KR"/>
        </w:rPr>
        <w:t>도구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AI agent</w:t>
      </w:r>
      <w:r>
        <w:rPr>
          <w:b/>
          <w:bCs/>
          <w:lang w:eastAsia="ko-KR"/>
        </w:rPr>
        <w:t>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함께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배우고</w:t>
      </w:r>
      <w:r>
        <w:rPr>
          <w:b/>
          <w:bCs/>
          <w:lang w:eastAsia="ko-KR"/>
        </w:rPr>
        <w:t>, AI</w:t>
      </w:r>
      <w:r>
        <w:rPr>
          <w:b/>
          <w:bCs/>
          <w:lang w:eastAsia="ko-KR"/>
        </w:rPr>
        <w:t>로부터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배우며</w:t>
      </w:r>
      <w:r>
        <w:rPr>
          <w:b/>
          <w:bCs/>
          <w:lang w:eastAsia="ko-KR"/>
        </w:rPr>
        <w:t>, AI</w:t>
      </w:r>
      <w:proofErr w:type="spellStart"/>
      <w:r>
        <w:rPr>
          <w:b/>
          <w:bCs/>
          <w:lang w:eastAsia="ko-KR"/>
        </w:rPr>
        <w:t>를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통해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실천하는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095A55F8" w14:textId="77777777" w:rsidR="0086121F" w:rsidRDefault="00C328A1">
      <w:pPr>
        <w:pStyle w:val="Heading4"/>
        <w:rPr>
          <w:lang w:eastAsia="ko-KR"/>
        </w:rPr>
      </w:pPr>
      <w:bookmarkStart w:id="29" w:name="ai-coscientist-프레임워크-과학적-탐구의-민주화"/>
      <w:r>
        <w:rPr>
          <w:b/>
          <w:bCs/>
          <w:lang w:eastAsia="ko-KR"/>
        </w:rPr>
        <w:lastRenderedPageBreak/>
        <w:t>1) AI-</w:t>
      </w:r>
      <w:proofErr w:type="spellStart"/>
      <w:r>
        <w:rPr>
          <w:b/>
          <w:bCs/>
          <w:lang w:eastAsia="ko-KR"/>
        </w:rPr>
        <w:t>CoScientist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프레임워크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과학적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탐구의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민주화</w:t>
      </w:r>
    </w:p>
    <w:p w14:paraId="69A0C3AA" w14:textId="77777777" w:rsidR="0086121F" w:rsidRDefault="00C328A1">
      <w:pPr>
        <w:pStyle w:val="FirstParagraph"/>
      </w:pPr>
      <w:r>
        <w:t>본</w:t>
      </w:r>
      <w:r>
        <w:t xml:space="preserve"> </w:t>
      </w:r>
      <w:proofErr w:type="spellStart"/>
      <w:r>
        <w:t>교과목은</w:t>
      </w:r>
      <w:proofErr w:type="spellEnd"/>
      <w:r>
        <w:t xml:space="preserve"> </w:t>
      </w:r>
      <w:r>
        <w:rPr>
          <w:b/>
          <w:bCs/>
        </w:rPr>
        <w:t>The AI Scientist</w:t>
      </w:r>
      <w:r>
        <w:t xml:space="preserve"> (Lu et al., 2024, Sakana AI) </w:t>
      </w:r>
      <w:r>
        <w:t>및</w:t>
      </w:r>
      <w:r>
        <w:t xml:space="preserve"> </w:t>
      </w:r>
      <w:r>
        <w:rPr>
          <w:b/>
          <w:bCs/>
        </w:rPr>
        <w:t>AI-CoScientist</w:t>
      </w:r>
      <w:r>
        <w:t xml:space="preserve"> </w:t>
      </w:r>
      <w:r>
        <w:t>프레임워크를</w:t>
      </w:r>
      <w:r>
        <w:t xml:space="preserve"> </w:t>
      </w:r>
      <w:r>
        <w:t>교육에</w:t>
      </w:r>
      <w:r>
        <w:t xml:space="preserve"> </w:t>
      </w:r>
      <w:r>
        <w:t>적용한다</w:t>
      </w:r>
      <w:r>
        <w:t>:</w:t>
      </w:r>
    </w:p>
    <w:p w14:paraId="577F2FEA" w14:textId="77777777" w:rsidR="0086121F" w:rsidRDefault="00C328A1">
      <w:pPr>
        <w:pStyle w:val="BodyText"/>
      </w:pPr>
      <w:r>
        <w:rPr>
          <w:b/>
          <w:bCs/>
        </w:rPr>
        <w:t>전통적</w:t>
      </w:r>
      <w:r>
        <w:rPr>
          <w:b/>
          <w:bCs/>
        </w:rPr>
        <w:t xml:space="preserve"> </w:t>
      </w:r>
      <w:r>
        <w:rPr>
          <w:b/>
          <w:bCs/>
        </w:rPr>
        <w:t>연구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rPr>
          <w:b/>
          <w:bCs/>
        </w:rPr>
        <w:t xml:space="preserve"> vs AI-Enhanced </w:t>
      </w:r>
      <w:r>
        <w:rPr>
          <w:b/>
          <w:bCs/>
        </w:rPr>
        <w:t>프로세스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5"/>
        <w:gridCol w:w="2190"/>
        <w:gridCol w:w="5975"/>
      </w:tblGrid>
      <w:tr w:rsidR="0086121F" w14:paraId="07855FCF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1" w:type="dxa"/>
          </w:tcPr>
          <w:p w14:paraId="455E1812" w14:textId="77777777" w:rsidR="0086121F" w:rsidRDefault="00C328A1">
            <w:pPr>
              <w:pStyle w:val="Compact"/>
            </w:pPr>
            <w:r>
              <w:t>단계</w:t>
            </w:r>
          </w:p>
        </w:tc>
        <w:tc>
          <w:tcPr>
            <w:tcW w:w="1853" w:type="dxa"/>
          </w:tcPr>
          <w:p w14:paraId="45CE523D" w14:textId="77777777" w:rsidR="0086121F" w:rsidRDefault="00C328A1">
            <w:pPr>
              <w:pStyle w:val="Compact"/>
            </w:pPr>
            <w:r>
              <w:t>전통</w:t>
            </w:r>
            <w:r>
              <w:t xml:space="preserve"> </w:t>
            </w:r>
            <w:r>
              <w:t>방식</w:t>
            </w:r>
          </w:p>
        </w:tc>
        <w:tc>
          <w:tcPr>
            <w:tcW w:w="5055" w:type="dxa"/>
          </w:tcPr>
          <w:p w14:paraId="1735D6FD" w14:textId="77777777" w:rsidR="0086121F" w:rsidRDefault="00C328A1">
            <w:pPr>
              <w:pStyle w:val="Compact"/>
            </w:pPr>
            <w:r>
              <w:t xml:space="preserve">AI-Enhanced </w:t>
            </w:r>
            <w:r>
              <w:t>방식</w:t>
            </w:r>
            <w:r>
              <w:t xml:space="preserve"> (</w:t>
            </w:r>
            <w:r>
              <w:t>본</w:t>
            </w:r>
            <w:r>
              <w:t xml:space="preserve"> </w:t>
            </w:r>
            <w:r>
              <w:t>교과목</w:t>
            </w:r>
            <w:r>
              <w:t>)</w:t>
            </w:r>
          </w:p>
        </w:tc>
      </w:tr>
      <w:tr w:rsidR="0086121F" w14:paraId="58EA624B" w14:textId="77777777">
        <w:tc>
          <w:tcPr>
            <w:tcW w:w="1011" w:type="dxa"/>
          </w:tcPr>
          <w:p w14:paraId="22B94F02" w14:textId="77777777" w:rsidR="0086121F" w:rsidRDefault="00C328A1">
            <w:pPr>
              <w:pStyle w:val="Compact"/>
            </w:pPr>
            <w:r>
              <w:t>문제</w:t>
            </w:r>
            <w:r>
              <w:t xml:space="preserve"> </w:t>
            </w:r>
            <w:r>
              <w:t>발견</w:t>
            </w:r>
          </w:p>
        </w:tc>
        <w:tc>
          <w:tcPr>
            <w:tcW w:w="1853" w:type="dxa"/>
          </w:tcPr>
          <w:p w14:paraId="3A18CC27" w14:textId="77777777" w:rsidR="0086121F" w:rsidRDefault="00C328A1">
            <w:pPr>
              <w:pStyle w:val="Compact"/>
            </w:pPr>
            <w:r>
              <w:t>문헌</w:t>
            </w:r>
            <w:r>
              <w:t xml:space="preserve"> </w:t>
            </w:r>
            <w:r>
              <w:t>조사</w:t>
            </w:r>
            <w:r>
              <w:t xml:space="preserve"> (</w:t>
            </w:r>
            <w:r>
              <w:t>수</w:t>
            </w:r>
            <w:r>
              <w:t xml:space="preserve"> </w:t>
            </w:r>
            <w:r>
              <w:t>주</w:t>
            </w:r>
            <w:r>
              <w:t>)</w:t>
            </w:r>
          </w:p>
        </w:tc>
        <w:tc>
          <w:tcPr>
            <w:tcW w:w="5055" w:type="dxa"/>
          </w:tcPr>
          <w:p w14:paraId="645CD87F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AI-powered </w:t>
            </w:r>
            <w:r>
              <w:rPr>
                <w:lang w:eastAsia="ko-KR"/>
              </w:rPr>
              <w:t>문헌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패턴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>)</w:t>
            </w:r>
          </w:p>
        </w:tc>
      </w:tr>
      <w:tr w:rsidR="0086121F" w14:paraId="0DD8BBD6" w14:textId="77777777">
        <w:tc>
          <w:tcPr>
            <w:tcW w:w="1011" w:type="dxa"/>
          </w:tcPr>
          <w:p w14:paraId="32C9AF23" w14:textId="77777777" w:rsidR="0086121F" w:rsidRDefault="00C328A1">
            <w:pPr>
              <w:pStyle w:val="Compact"/>
            </w:pPr>
            <w:proofErr w:type="spellStart"/>
            <w:r>
              <w:t>가설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</w:p>
        </w:tc>
        <w:tc>
          <w:tcPr>
            <w:tcW w:w="1853" w:type="dxa"/>
          </w:tcPr>
          <w:p w14:paraId="7E50AE06" w14:textId="77777777" w:rsidR="0086121F" w:rsidRDefault="00C328A1">
            <w:pPr>
              <w:pStyle w:val="Compact"/>
            </w:pPr>
            <w:r>
              <w:t>교수</w:t>
            </w:r>
            <w:r>
              <w:t>/</w:t>
            </w:r>
            <w:r>
              <w:t>전문가</w:t>
            </w:r>
            <w:r>
              <w:t xml:space="preserve"> </w:t>
            </w:r>
            <w:r>
              <w:t>의존</w:t>
            </w:r>
          </w:p>
        </w:tc>
        <w:tc>
          <w:tcPr>
            <w:tcW w:w="5055" w:type="dxa"/>
          </w:tcPr>
          <w:p w14:paraId="783113FD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AI-</w:t>
            </w:r>
            <w:proofErr w:type="spellStart"/>
            <w:r>
              <w:rPr>
                <w:b/>
                <w:bCs/>
                <w:lang w:eastAsia="ko-KR"/>
              </w:rPr>
              <w:t>CoScientist</w:t>
            </w:r>
            <w:proofErr w:type="spellEnd"/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다중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학생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</w:p>
        </w:tc>
      </w:tr>
      <w:tr w:rsidR="0086121F" w14:paraId="3D7715C8" w14:textId="77777777">
        <w:tc>
          <w:tcPr>
            <w:tcW w:w="1011" w:type="dxa"/>
          </w:tcPr>
          <w:p w14:paraId="4EAABC03" w14:textId="77777777" w:rsidR="0086121F" w:rsidRDefault="00C328A1">
            <w:pPr>
              <w:pStyle w:val="Compact"/>
            </w:pP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분석</w:t>
            </w:r>
            <w:proofErr w:type="spellEnd"/>
          </w:p>
        </w:tc>
        <w:tc>
          <w:tcPr>
            <w:tcW w:w="1853" w:type="dxa"/>
          </w:tcPr>
          <w:p w14:paraId="06FB8C92" w14:textId="77777777" w:rsidR="0086121F" w:rsidRDefault="00C328A1">
            <w:pPr>
              <w:pStyle w:val="Compact"/>
            </w:pPr>
            <w:r>
              <w:t>코딩</w:t>
            </w:r>
            <w:r>
              <w:t xml:space="preserve"> → </w:t>
            </w:r>
            <w:r>
              <w:t>디버깅</w:t>
            </w:r>
            <w:r>
              <w:t xml:space="preserve"> → </w:t>
            </w:r>
            <w:r>
              <w:t>분석</w:t>
            </w:r>
            <w:r>
              <w:t xml:space="preserve"> (</w:t>
            </w:r>
            <w:r>
              <w:t>수</w:t>
            </w:r>
            <w:r>
              <w:t xml:space="preserve"> </w:t>
            </w:r>
            <w:r>
              <w:t>일</w:t>
            </w:r>
            <w:r>
              <w:t>)</w:t>
            </w:r>
          </w:p>
        </w:tc>
        <w:tc>
          <w:tcPr>
            <w:tcW w:w="5055" w:type="dxa"/>
          </w:tcPr>
          <w:p w14:paraId="7B4C6978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AI coding agent</w:t>
            </w:r>
            <w:r>
              <w:t xml:space="preserve"> (Claude Code, Codex)</w:t>
            </w:r>
            <w:r>
              <w:t>와</w:t>
            </w:r>
            <w:r>
              <w:t xml:space="preserve"> </w:t>
            </w:r>
            <w:r>
              <w:t>페어</w:t>
            </w:r>
            <w:r>
              <w:t xml:space="preserve"> </w:t>
            </w:r>
            <w:r>
              <w:t>프로그래밍</w:t>
            </w:r>
            <w:r>
              <w:t xml:space="preserve"> (</w:t>
            </w:r>
            <w:r>
              <w:t>수</w:t>
            </w:r>
            <w:r>
              <w:t xml:space="preserve"> </w:t>
            </w:r>
            <w:r>
              <w:t>시간</w:t>
            </w:r>
            <w:r>
              <w:t>)</w:t>
            </w:r>
          </w:p>
        </w:tc>
      </w:tr>
      <w:tr w:rsidR="0086121F" w14:paraId="0DEC7E01" w14:textId="77777777">
        <w:tc>
          <w:tcPr>
            <w:tcW w:w="1011" w:type="dxa"/>
          </w:tcPr>
          <w:p w14:paraId="1C8B76CB" w14:textId="77777777" w:rsidR="0086121F" w:rsidRDefault="00C328A1">
            <w:pPr>
              <w:pStyle w:val="Compact"/>
            </w:pPr>
            <w:r>
              <w:t>시각화</w:t>
            </w:r>
          </w:p>
        </w:tc>
        <w:tc>
          <w:tcPr>
            <w:tcW w:w="1853" w:type="dxa"/>
          </w:tcPr>
          <w:p w14:paraId="2D591B1F" w14:textId="77777777" w:rsidR="0086121F" w:rsidRDefault="00C328A1">
            <w:pPr>
              <w:pStyle w:val="Compact"/>
            </w:pPr>
            <w:r>
              <w:t>수동</w:t>
            </w:r>
            <w:r>
              <w:t xml:space="preserve"> </w:t>
            </w:r>
            <w:r>
              <w:t>그래프</w:t>
            </w:r>
            <w:r>
              <w:t xml:space="preserve"> </w:t>
            </w:r>
            <w:r>
              <w:t>작성</w:t>
            </w:r>
          </w:p>
        </w:tc>
        <w:tc>
          <w:tcPr>
            <w:tcW w:w="5055" w:type="dxa"/>
          </w:tcPr>
          <w:p w14:paraId="4E7231C7" w14:textId="77777777" w:rsidR="0086121F" w:rsidRDefault="00C328A1">
            <w:pPr>
              <w:pStyle w:val="Compact"/>
            </w:pPr>
            <w:r>
              <w:t xml:space="preserve">AI-generated </w:t>
            </w:r>
            <w:r>
              <w:t>인터랙티브</w:t>
            </w:r>
            <w:r>
              <w:t xml:space="preserve"> </w:t>
            </w:r>
            <w:r>
              <w:t>대시보드</w:t>
            </w:r>
          </w:p>
        </w:tc>
      </w:tr>
      <w:tr w:rsidR="0086121F" w14:paraId="37369071" w14:textId="77777777">
        <w:tc>
          <w:tcPr>
            <w:tcW w:w="1011" w:type="dxa"/>
          </w:tcPr>
          <w:p w14:paraId="44AAB69E" w14:textId="77777777" w:rsidR="0086121F" w:rsidRDefault="00C328A1">
            <w:pPr>
              <w:pStyle w:val="Compact"/>
            </w:pPr>
            <w:r>
              <w:t>논문</w:t>
            </w:r>
            <w:r>
              <w:t xml:space="preserve"> </w:t>
            </w:r>
            <w:r>
              <w:t>작성</w:t>
            </w:r>
          </w:p>
        </w:tc>
        <w:tc>
          <w:tcPr>
            <w:tcW w:w="1853" w:type="dxa"/>
          </w:tcPr>
          <w:p w14:paraId="642CA576" w14:textId="77777777" w:rsidR="0086121F" w:rsidRDefault="00C328A1">
            <w:pPr>
              <w:pStyle w:val="Compact"/>
            </w:pPr>
            <w:r>
              <w:t>초고</w:t>
            </w:r>
            <w:r>
              <w:t xml:space="preserve"> </w:t>
            </w:r>
            <w:r>
              <w:t>작성</w:t>
            </w:r>
            <w:r>
              <w:t xml:space="preserve"> (</w:t>
            </w:r>
            <w:r>
              <w:t>수</w:t>
            </w:r>
            <w:r>
              <w:t xml:space="preserve"> </w:t>
            </w:r>
            <w:r>
              <w:t>주</w:t>
            </w:r>
            <w:r>
              <w:t>)</w:t>
            </w:r>
          </w:p>
        </w:tc>
        <w:tc>
          <w:tcPr>
            <w:tcW w:w="5055" w:type="dxa"/>
          </w:tcPr>
          <w:p w14:paraId="1FD48672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AI-assisted </w:t>
            </w:r>
            <w:r>
              <w:rPr>
                <w:lang w:eastAsia="ko-KR"/>
              </w:rPr>
              <w:t>구조화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학생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비판적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편집</w:t>
            </w:r>
          </w:p>
        </w:tc>
      </w:tr>
      <w:tr w:rsidR="0086121F" w14:paraId="205FFBBE" w14:textId="77777777">
        <w:tc>
          <w:tcPr>
            <w:tcW w:w="1011" w:type="dxa"/>
          </w:tcPr>
          <w:p w14:paraId="43500E66" w14:textId="77777777" w:rsidR="0086121F" w:rsidRDefault="00C328A1">
            <w:pPr>
              <w:pStyle w:val="Compact"/>
            </w:pPr>
            <w:proofErr w:type="spellStart"/>
            <w:r>
              <w:t>동료</w:t>
            </w:r>
            <w:proofErr w:type="spellEnd"/>
            <w:r>
              <w:t xml:space="preserve"> </w:t>
            </w:r>
            <w:proofErr w:type="spellStart"/>
            <w:r>
              <w:t>평가</w:t>
            </w:r>
            <w:proofErr w:type="spellEnd"/>
          </w:p>
        </w:tc>
        <w:tc>
          <w:tcPr>
            <w:tcW w:w="1853" w:type="dxa"/>
          </w:tcPr>
          <w:p w14:paraId="7145469A" w14:textId="77777777" w:rsidR="0086121F" w:rsidRDefault="00C328A1">
            <w:pPr>
              <w:pStyle w:val="Compact"/>
            </w:pPr>
            <w:r>
              <w:t>교수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대기</w:t>
            </w:r>
          </w:p>
        </w:tc>
        <w:tc>
          <w:tcPr>
            <w:tcW w:w="5055" w:type="dxa"/>
          </w:tcPr>
          <w:p w14:paraId="09B28333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AI peer review</w:t>
            </w:r>
            <w:r>
              <w:t xml:space="preserve"> + </w:t>
            </w:r>
            <w:r>
              <w:t>인간</w:t>
            </w:r>
            <w:r>
              <w:t xml:space="preserve"> </w:t>
            </w:r>
            <w:r>
              <w:t>메타</w:t>
            </w:r>
            <w:r>
              <w:t>-</w:t>
            </w:r>
            <w:r>
              <w:t>리뷰</w:t>
            </w:r>
          </w:p>
        </w:tc>
      </w:tr>
    </w:tbl>
    <w:p w14:paraId="1D49750D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원칙</w:t>
      </w:r>
      <w:r>
        <w:rPr>
          <w:lang w:eastAsia="ko-KR"/>
        </w:rPr>
        <w:t>: AI</w:t>
      </w:r>
      <w:r>
        <w:rPr>
          <w:lang w:eastAsia="ko-KR"/>
        </w:rPr>
        <w:t>가</w:t>
      </w:r>
      <w:r>
        <w:rPr>
          <w:lang w:eastAsia="ko-KR"/>
        </w:rPr>
        <w:t xml:space="preserve"> “</w:t>
      </w:r>
      <w:r>
        <w:rPr>
          <w:lang w:eastAsia="ko-KR"/>
        </w:rPr>
        <w:t>대신</w:t>
      </w:r>
      <w:r>
        <w:rPr>
          <w:lang w:eastAsia="ko-KR"/>
        </w:rPr>
        <w:t xml:space="preserve">”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학생이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높은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수준의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사고</w:t>
      </w:r>
      <w:r>
        <w:rPr>
          <w:lang w:eastAsia="ko-KR"/>
        </w:rPr>
        <w:t>(</w:t>
      </w:r>
      <w:r>
        <w:rPr>
          <w:lang w:eastAsia="ko-KR"/>
        </w:rPr>
        <w:t>비판적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, </w:t>
      </w:r>
      <w:r>
        <w:rPr>
          <w:lang w:eastAsia="ko-KR"/>
        </w:rPr>
        <w:t>창의적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, </w:t>
      </w:r>
      <w:r>
        <w:rPr>
          <w:lang w:eastAsia="ko-KR"/>
        </w:rPr>
        <w:t>윤리적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>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집중하도록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반복적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작업을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자동화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61C4313" w14:textId="77777777" w:rsidR="0086121F" w:rsidRDefault="00C328A1">
      <w:pPr>
        <w:pStyle w:val="Heading4"/>
        <w:rPr>
          <w:lang w:eastAsia="ko-KR"/>
        </w:rPr>
      </w:pPr>
      <w:bookmarkStart w:id="30" w:name="Xcc749c1cf1210333dba6cf0182b5b4eff6cbc0b"/>
      <w:bookmarkEnd w:id="29"/>
      <w:r>
        <w:rPr>
          <w:b/>
          <w:bCs/>
          <w:lang w:eastAsia="ko-KR"/>
        </w:rPr>
        <w:t xml:space="preserve">2) Learning by Doing with AI Agents: </w:t>
      </w:r>
      <w:proofErr w:type="spellStart"/>
      <w:r>
        <w:rPr>
          <w:b/>
          <w:bCs/>
          <w:lang w:eastAsia="ko-KR"/>
        </w:rPr>
        <w:t>체화된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형성</w:t>
      </w:r>
    </w:p>
    <w:p w14:paraId="2545F118" w14:textId="77777777" w:rsidR="0086121F" w:rsidRDefault="00C328A1">
      <w:pPr>
        <w:pStyle w:val="FirstParagraph"/>
        <w:rPr>
          <w:lang w:eastAsia="ko-KR"/>
        </w:rPr>
      </w:pPr>
      <w:proofErr w:type="spellStart"/>
      <w:r>
        <w:rPr>
          <w:b/>
          <w:bCs/>
          <w:lang w:eastAsia="ko-KR"/>
        </w:rPr>
        <w:t>Vaithilingam</w:t>
      </w:r>
      <w:proofErr w:type="spellEnd"/>
      <w:r>
        <w:rPr>
          <w:b/>
          <w:bCs/>
          <w:lang w:eastAsia="ko-KR"/>
        </w:rPr>
        <w:t xml:space="preserve"> et al. (2022)</w:t>
      </w:r>
      <w:r>
        <w:rPr>
          <w:lang w:eastAsia="ko-KR"/>
        </w:rPr>
        <w:t xml:space="preserve">: GitHub Copilot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연구에서</w:t>
      </w:r>
      <w:r>
        <w:rPr>
          <w:lang w:eastAsia="ko-KR"/>
        </w:rPr>
        <w:t xml:space="preserve"> 85%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개발자가</w:t>
      </w:r>
      <w:r>
        <w:rPr>
          <w:lang w:eastAsia="ko-KR"/>
        </w:rPr>
        <w:t xml:space="preserve"> “AI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구현의</w:t>
      </w:r>
      <w:r>
        <w:rPr>
          <w:lang w:eastAsia="ko-KR"/>
        </w:rPr>
        <w:t xml:space="preserve"> </w:t>
      </w:r>
      <w:r>
        <w:rPr>
          <w:lang w:eastAsia="ko-KR"/>
        </w:rPr>
        <w:t>출발점을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,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줄였다</w:t>
      </w:r>
      <w:r>
        <w:rPr>
          <w:lang w:eastAsia="ko-KR"/>
        </w:rPr>
        <w:t>”</w:t>
      </w:r>
      <w:r>
        <w:rPr>
          <w:lang w:eastAsia="ko-KR"/>
        </w:rPr>
        <w:t>고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. </w:t>
      </w:r>
      <w:r>
        <w:rPr>
          <w:b/>
          <w:bCs/>
          <w:lang w:eastAsia="ko-KR"/>
        </w:rPr>
        <w:t>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교과목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lang w:eastAsia="ko-KR"/>
        </w:rPr>
        <w:t xml:space="preserve">: </w:t>
      </w:r>
      <w:r>
        <w:rPr>
          <w:lang w:eastAsia="ko-KR"/>
        </w:rPr>
        <w:t>학생들은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“</w:t>
      </w:r>
      <w:r>
        <w:rPr>
          <w:lang w:eastAsia="ko-KR"/>
        </w:rPr>
        <w:t>처음부터</w:t>
      </w:r>
      <w:r>
        <w:rPr>
          <w:lang w:eastAsia="ko-KR"/>
        </w:rPr>
        <w:t xml:space="preserve">” </w:t>
      </w:r>
      <w:r>
        <w:rPr>
          <w:lang w:eastAsia="ko-KR"/>
        </w:rPr>
        <w:t>작성하는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AI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제시한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초안을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이해하고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비판하고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개선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학습이</w:t>
      </w:r>
      <w:r>
        <w:rPr>
          <w:lang w:eastAsia="ko-KR"/>
        </w:rPr>
        <w:t xml:space="preserve"> </w:t>
      </w:r>
      <w:r>
        <w:rPr>
          <w:lang w:eastAsia="ko-KR"/>
        </w:rPr>
        <w:t>일어난다</w:t>
      </w:r>
      <w:r>
        <w:rPr>
          <w:lang w:eastAsia="ko-KR"/>
        </w:rPr>
        <w:t>.</w:t>
      </w:r>
    </w:p>
    <w:p w14:paraId="073EDA3F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교과목의</w:t>
      </w:r>
      <w:r>
        <w:rPr>
          <w:b/>
          <w:bCs/>
          <w:lang w:eastAsia="ko-KR"/>
        </w:rPr>
        <w:t xml:space="preserve"> “</w:t>
      </w:r>
      <w:r>
        <w:rPr>
          <w:b/>
          <w:bCs/>
          <w:lang w:eastAsia="ko-KR"/>
        </w:rPr>
        <w:t>하면서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배우는</w:t>
      </w:r>
      <w:r>
        <w:rPr>
          <w:b/>
          <w:bCs/>
          <w:lang w:eastAsia="ko-KR"/>
        </w:rPr>
        <w:t xml:space="preserve">(Learning by Doing)” </w:t>
      </w:r>
      <w:r>
        <w:rPr>
          <w:b/>
          <w:bCs/>
          <w:lang w:eastAsia="ko-KR"/>
        </w:rPr>
        <w:t>프로세스</w:t>
      </w:r>
      <w:r>
        <w:rPr>
          <w:lang w:eastAsia="ko-KR"/>
        </w:rPr>
        <w:t>:</w:t>
      </w:r>
    </w:p>
    <w:p w14:paraId="11476307" w14:textId="77777777" w:rsidR="0086121F" w:rsidRDefault="00C328A1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Week 5 </w:t>
      </w:r>
      <w:proofErr w:type="spellStart"/>
      <w:r>
        <w:rPr>
          <w:rStyle w:val="VerbatimChar"/>
          <w:lang w:eastAsia="ko-KR"/>
        </w:rPr>
        <w:t>SwiFT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예시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1. </w:t>
      </w:r>
      <w:r>
        <w:rPr>
          <w:rStyle w:val="VerbatimChar"/>
          <w:lang w:eastAsia="ko-KR"/>
        </w:rPr>
        <w:t>학생</w:t>
      </w:r>
      <w:r>
        <w:rPr>
          <w:rStyle w:val="VerbatimChar"/>
          <w:lang w:eastAsia="ko-KR"/>
        </w:rPr>
        <w:t>: "</w:t>
      </w:r>
      <w:r>
        <w:rPr>
          <w:rStyle w:val="VerbatimChar"/>
          <w:lang w:eastAsia="ko-KR"/>
        </w:rPr>
        <w:t>청소년</w:t>
      </w:r>
      <w:r>
        <w:rPr>
          <w:rStyle w:val="VerbatimChar"/>
          <w:lang w:eastAsia="ko-KR"/>
        </w:rPr>
        <w:t xml:space="preserve"> vs </w:t>
      </w:r>
      <w:r>
        <w:rPr>
          <w:rStyle w:val="VerbatimChar"/>
          <w:lang w:eastAsia="ko-KR"/>
        </w:rPr>
        <w:t>성인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패턴을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SwiFT</w:t>
      </w:r>
      <w:proofErr w:type="spellEnd"/>
      <w:r>
        <w:rPr>
          <w:rStyle w:val="VerbatimChar"/>
          <w:lang w:eastAsia="ko-KR"/>
        </w:rPr>
        <w:t>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분류하고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싶어</w:t>
      </w:r>
      <w:r>
        <w:rPr>
          <w:rStyle w:val="VerbatimChar"/>
          <w:lang w:eastAsia="ko-KR"/>
        </w:rPr>
        <w:t>"</w:t>
      </w:r>
      <w:r>
        <w:rPr>
          <w:lang w:eastAsia="ko-KR"/>
        </w:rPr>
        <w:br/>
      </w:r>
      <w:r>
        <w:rPr>
          <w:rStyle w:val="VerbatimChar"/>
          <w:lang w:eastAsia="ko-KR"/>
        </w:rPr>
        <w:t>2. AI agent (Claude Code):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- ABCD </w:t>
      </w:r>
      <w:r>
        <w:rPr>
          <w:rStyle w:val="VerbatimChar"/>
          <w:lang w:eastAsia="ko-KR"/>
        </w:rPr>
        <w:t>데이터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로딩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코드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생성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- </w:t>
      </w:r>
      <w:proofErr w:type="spellStart"/>
      <w:r>
        <w:rPr>
          <w:rStyle w:val="VerbatimChar"/>
          <w:lang w:eastAsia="ko-KR"/>
        </w:rPr>
        <w:t>SwiFT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모델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초기화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코드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제안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- </w:t>
      </w:r>
      <w:r>
        <w:rPr>
          <w:rStyle w:val="VerbatimChar"/>
          <w:lang w:eastAsia="ko-KR"/>
        </w:rPr>
        <w:t>시각화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파이프라인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생성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3. </w:t>
      </w:r>
      <w:r>
        <w:rPr>
          <w:rStyle w:val="VerbatimChar"/>
          <w:lang w:eastAsia="ko-KR"/>
        </w:rPr>
        <w:t>학생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- AI </w:t>
      </w:r>
      <w:r>
        <w:rPr>
          <w:rStyle w:val="VerbatimChar"/>
          <w:lang w:eastAsia="ko-KR"/>
        </w:rPr>
        <w:t>코드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읽고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이해</w:t>
      </w:r>
      <w:r>
        <w:rPr>
          <w:rStyle w:val="VerbatimChar"/>
          <w:lang w:eastAsia="ko-KR"/>
        </w:rPr>
        <w:t xml:space="preserve"> → "</w:t>
      </w:r>
      <w:r>
        <w:rPr>
          <w:rStyle w:val="VerbatimChar"/>
          <w:lang w:eastAsia="ko-KR"/>
        </w:rPr>
        <w:t>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하이퍼파라미터</w:t>
      </w:r>
      <w:proofErr w:type="spellEnd"/>
      <w:r>
        <w:rPr>
          <w:rStyle w:val="VerbatimChar"/>
          <w:lang w:eastAsia="ko-KR"/>
        </w:rPr>
        <w:t>?"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- AI</w:t>
      </w:r>
      <w:r>
        <w:rPr>
          <w:rStyle w:val="VerbatimChar"/>
          <w:lang w:eastAsia="ko-KR"/>
        </w:rPr>
        <w:t>에게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질문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설명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듣고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- </w:t>
      </w:r>
      <w:r>
        <w:rPr>
          <w:rStyle w:val="VerbatimChar"/>
          <w:lang w:eastAsia="ko-KR"/>
        </w:rPr>
        <w:t>결과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해석</w:t>
      </w:r>
      <w:r>
        <w:rPr>
          <w:rStyle w:val="VerbatimChar"/>
          <w:lang w:eastAsia="ko-KR"/>
        </w:rPr>
        <w:t xml:space="preserve"> → AI</w:t>
      </w:r>
      <w:r>
        <w:rPr>
          <w:rStyle w:val="VerbatimChar"/>
          <w:lang w:eastAsia="ko-KR"/>
        </w:rPr>
        <w:t>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대화하며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인사이트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도출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4. </w:t>
      </w:r>
      <w:r>
        <w:rPr>
          <w:rStyle w:val="VerbatimChar"/>
          <w:lang w:eastAsia="ko-KR"/>
        </w:rPr>
        <w:t>교수진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 xml:space="preserve">   - </w:t>
      </w:r>
      <w:r>
        <w:rPr>
          <w:rStyle w:val="VerbatimChar"/>
          <w:lang w:eastAsia="ko-KR"/>
        </w:rPr>
        <w:t>학생이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발견한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패턴의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신경과학적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의미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설명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- AI</w:t>
      </w:r>
      <w:r>
        <w:rPr>
          <w:rStyle w:val="VerbatimChar"/>
          <w:lang w:eastAsia="ko-KR"/>
        </w:rPr>
        <w:t>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놓친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맥락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청소년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특수성</w:t>
      </w:r>
      <w:r>
        <w:rPr>
          <w:rStyle w:val="VerbatimChar"/>
          <w:lang w:eastAsia="ko-KR"/>
        </w:rPr>
        <w:t xml:space="preserve">) </w:t>
      </w:r>
      <w:r>
        <w:rPr>
          <w:rStyle w:val="VerbatimChar"/>
          <w:lang w:eastAsia="ko-KR"/>
        </w:rPr>
        <w:t>지도</w:t>
      </w:r>
    </w:p>
    <w:p w14:paraId="7AAEC999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결과</w:t>
      </w:r>
      <w:r>
        <w:rPr>
          <w:lang w:eastAsia="ko-KR"/>
        </w:rPr>
        <w:t xml:space="preserve">: </w:t>
      </w:r>
      <w:r>
        <w:rPr>
          <w:lang w:eastAsia="ko-KR"/>
        </w:rPr>
        <w:t>학생은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문법이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“</w:t>
      </w:r>
      <w:r>
        <w:rPr>
          <w:b/>
          <w:bCs/>
          <w:lang w:eastAsia="ko-KR"/>
        </w:rPr>
        <w:t>데이터가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말하는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</w:t>
      </w:r>
      <w:r>
        <w:rPr>
          <w:b/>
          <w:bCs/>
          <w:lang w:eastAsia="ko-KR"/>
        </w:rPr>
        <w:t>”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“</w:t>
      </w:r>
      <w:r>
        <w:rPr>
          <w:b/>
          <w:bCs/>
          <w:lang w:eastAsia="ko-KR"/>
        </w:rPr>
        <w:t>모델이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배우는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</w:t>
      </w:r>
      <w:r>
        <w:rPr>
          <w:b/>
          <w:bCs/>
          <w:lang w:eastAsia="ko-KR"/>
        </w:rPr>
        <w:t>”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“</w:t>
      </w:r>
      <w:r>
        <w:rPr>
          <w:b/>
          <w:bCs/>
          <w:lang w:eastAsia="ko-KR"/>
        </w:rPr>
        <w:t>결과가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의미하는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</w:t>
      </w:r>
      <w:r>
        <w:rPr>
          <w:b/>
          <w:bCs/>
          <w:lang w:eastAsia="ko-KR"/>
        </w:rPr>
        <w:t>”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집중하게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1E78EC6B" w14:textId="77777777" w:rsidR="0086121F" w:rsidRDefault="00C328A1">
      <w:pPr>
        <w:pStyle w:val="Heading4"/>
        <w:rPr>
          <w:lang w:eastAsia="ko-KR"/>
        </w:rPr>
      </w:pPr>
      <w:bookmarkStart w:id="31" w:name="ai-agent-ecosystem-모든-단계에서의-ai-활용"/>
      <w:bookmarkEnd w:id="30"/>
      <w:r>
        <w:rPr>
          <w:b/>
          <w:bCs/>
          <w:lang w:eastAsia="ko-KR"/>
        </w:rPr>
        <w:t xml:space="preserve">3) AI Agent Ecosystem: </w:t>
      </w:r>
      <w:r>
        <w:rPr>
          <w:b/>
          <w:bCs/>
          <w:lang w:eastAsia="ko-KR"/>
        </w:rPr>
        <w:t>모든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단계에서의</w:t>
      </w:r>
      <w:r>
        <w:rPr>
          <w:b/>
          <w:bCs/>
          <w:lang w:eastAsia="ko-KR"/>
        </w:rPr>
        <w:t xml:space="preserve"> AI </w:t>
      </w:r>
      <w:r>
        <w:rPr>
          <w:b/>
          <w:bCs/>
          <w:lang w:eastAsia="ko-KR"/>
        </w:rPr>
        <w:t>활용</w:t>
      </w:r>
    </w:p>
    <w:p w14:paraId="201285B0" w14:textId="77777777" w:rsidR="0086121F" w:rsidRDefault="00C328A1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교과목에서</w:t>
      </w:r>
      <w:r>
        <w:rPr>
          <w:lang w:eastAsia="ko-KR"/>
        </w:rPr>
        <w:t xml:space="preserve"> </w:t>
      </w:r>
      <w:r>
        <w:rPr>
          <w:lang w:eastAsia="ko-KR"/>
        </w:rPr>
        <w:t>학생들이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AI </w:t>
      </w:r>
      <w:r>
        <w:rPr>
          <w:lang w:eastAsia="ko-KR"/>
        </w:rPr>
        <w:t>도구</w:t>
      </w:r>
      <w:r>
        <w:rPr>
          <w:lang w:eastAsia="ko-KR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6"/>
        <w:gridCol w:w="3228"/>
        <w:gridCol w:w="4196"/>
      </w:tblGrid>
      <w:tr w:rsidR="0086121F" w14:paraId="694A2980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019F68FD" w14:textId="77777777" w:rsidR="0086121F" w:rsidRDefault="00C328A1">
            <w:pPr>
              <w:pStyle w:val="Compact"/>
            </w:pPr>
            <w:proofErr w:type="spellStart"/>
            <w:r>
              <w:t>활동</w:t>
            </w:r>
            <w:proofErr w:type="spellEnd"/>
          </w:p>
        </w:tc>
        <w:tc>
          <w:tcPr>
            <w:tcW w:w="2731" w:type="dxa"/>
          </w:tcPr>
          <w:p w14:paraId="5B8B604A" w14:textId="77777777" w:rsidR="0086121F" w:rsidRDefault="00C328A1">
            <w:pPr>
              <w:pStyle w:val="Compact"/>
            </w:pPr>
            <w:r>
              <w:t>AI Agent</w:t>
            </w:r>
          </w:p>
        </w:tc>
        <w:tc>
          <w:tcPr>
            <w:tcW w:w="3550" w:type="dxa"/>
          </w:tcPr>
          <w:p w14:paraId="0CF9E16F" w14:textId="77777777" w:rsidR="0086121F" w:rsidRDefault="00C328A1">
            <w:pPr>
              <w:pStyle w:val="Compact"/>
            </w:pPr>
            <w:r>
              <w:t>구체적</w:t>
            </w:r>
            <w:r>
              <w:t xml:space="preserve"> </w:t>
            </w:r>
            <w:r>
              <w:t>사용</w:t>
            </w:r>
          </w:p>
        </w:tc>
      </w:tr>
      <w:tr w:rsidR="0086121F" w14:paraId="33DD0BDE" w14:textId="77777777">
        <w:tc>
          <w:tcPr>
            <w:tcW w:w="1638" w:type="dxa"/>
          </w:tcPr>
          <w:p w14:paraId="5D270CF5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질문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</w:p>
        </w:tc>
        <w:tc>
          <w:tcPr>
            <w:tcW w:w="2731" w:type="dxa"/>
          </w:tcPr>
          <w:p w14:paraId="3E28FDB4" w14:textId="77777777" w:rsidR="0086121F" w:rsidRDefault="00C328A1">
            <w:pPr>
              <w:pStyle w:val="Compact"/>
            </w:pPr>
            <w:r>
              <w:t>GPT-4, Claude</w:t>
            </w:r>
          </w:p>
        </w:tc>
        <w:tc>
          <w:tcPr>
            <w:tcW w:w="3550" w:type="dxa"/>
          </w:tcPr>
          <w:p w14:paraId="4599AF0B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우울증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물어볼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10</w:t>
            </w:r>
            <w:r>
              <w:rPr>
                <w:lang w:eastAsia="ko-KR"/>
              </w:rPr>
              <w:t>가지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>”</w:t>
            </w:r>
          </w:p>
        </w:tc>
      </w:tr>
      <w:tr w:rsidR="0086121F" w14:paraId="57B68C2A" w14:textId="77777777">
        <w:tc>
          <w:tcPr>
            <w:tcW w:w="1638" w:type="dxa"/>
          </w:tcPr>
          <w:p w14:paraId="421D1971" w14:textId="77777777" w:rsidR="0086121F" w:rsidRDefault="00C328A1">
            <w:pPr>
              <w:pStyle w:val="Compact"/>
            </w:pPr>
            <w:proofErr w:type="spellStart"/>
            <w:r>
              <w:rPr>
                <w:b/>
                <w:bCs/>
              </w:rPr>
              <w:t>데이터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파이프라인</w:t>
            </w:r>
            <w:proofErr w:type="spellEnd"/>
          </w:p>
        </w:tc>
        <w:tc>
          <w:tcPr>
            <w:tcW w:w="2731" w:type="dxa"/>
          </w:tcPr>
          <w:p w14:paraId="7165DD10" w14:textId="77777777" w:rsidR="0086121F" w:rsidRDefault="00C328A1">
            <w:pPr>
              <w:pStyle w:val="Compact"/>
            </w:pPr>
            <w:r>
              <w:t>Claude Code, GitHub Copilot</w:t>
            </w:r>
          </w:p>
        </w:tc>
        <w:tc>
          <w:tcPr>
            <w:tcW w:w="3550" w:type="dxa"/>
          </w:tcPr>
          <w:p w14:paraId="6BDEA6EC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fMRI → </w:t>
            </w:r>
            <w:proofErr w:type="spellStart"/>
            <w:r>
              <w:rPr>
                <w:lang w:eastAsia="ko-KR"/>
              </w:rPr>
              <w:t>전처리</w:t>
            </w:r>
            <w:proofErr w:type="spellEnd"/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특징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모델링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자동화</w:t>
            </w:r>
          </w:p>
        </w:tc>
      </w:tr>
      <w:tr w:rsidR="0086121F" w14:paraId="3A8BD962" w14:textId="77777777">
        <w:tc>
          <w:tcPr>
            <w:tcW w:w="1638" w:type="dxa"/>
          </w:tcPr>
          <w:p w14:paraId="112C1EC6" w14:textId="77777777" w:rsidR="0086121F" w:rsidRDefault="00C328A1">
            <w:pPr>
              <w:pStyle w:val="Compact"/>
            </w:pPr>
            <w:proofErr w:type="spellStart"/>
            <w:r>
              <w:rPr>
                <w:b/>
                <w:bCs/>
              </w:rPr>
              <w:t>분석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시각화</w:t>
            </w:r>
            <w:proofErr w:type="spellEnd"/>
          </w:p>
        </w:tc>
        <w:tc>
          <w:tcPr>
            <w:tcW w:w="2731" w:type="dxa"/>
          </w:tcPr>
          <w:p w14:paraId="64A53A8A" w14:textId="77777777" w:rsidR="0086121F" w:rsidRDefault="00C328A1">
            <w:pPr>
              <w:pStyle w:val="Compact"/>
            </w:pPr>
            <w:r>
              <w:t>GPT-4 (Code Interpreter), Claude Code</w:t>
            </w:r>
          </w:p>
        </w:tc>
        <w:tc>
          <w:tcPr>
            <w:tcW w:w="3550" w:type="dxa"/>
          </w:tcPr>
          <w:p w14:paraId="31C3AB35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통계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인터랙티브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</w:p>
        </w:tc>
      </w:tr>
      <w:tr w:rsidR="0086121F" w14:paraId="00A27902" w14:textId="77777777">
        <w:tc>
          <w:tcPr>
            <w:tcW w:w="1638" w:type="dxa"/>
          </w:tcPr>
          <w:p w14:paraId="221F693B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proofErr w:type="spellStart"/>
            <w:r>
              <w:rPr>
                <w:b/>
                <w:bCs/>
              </w:rPr>
              <w:t>텍스트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분석</w:t>
            </w:r>
            <w:proofErr w:type="spellEnd"/>
          </w:p>
        </w:tc>
        <w:tc>
          <w:tcPr>
            <w:tcW w:w="2731" w:type="dxa"/>
          </w:tcPr>
          <w:p w14:paraId="2A14D41A" w14:textId="77777777" w:rsidR="0086121F" w:rsidRDefault="00C328A1">
            <w:pPr>
              <w:pStyle w:val="Compact"/>
            </w:pPr>
            <w:r>
              <w:t>GPT-4 API, Claude API</w:t>
            </w:r>
          </w:p>
        </w:tc>
        <w:tc>
          <w:tcPr>
            <w:tcW w:w="3550" w:type="dxa"/>
          </w:tcPr>
          <w:p w14:paraId="7C19B0D9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청소년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일기에서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감정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주제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</w:p>
        </w:tc>
      </w:tr>
      <w:tr w:rsidR="0086121F" w14:paraId="60B3BCAF" w14:textId="77777777">
        <w:tc>
          <w:tcPr>
            <w:tcW w:w="1638" w:type="dxa"/>
          </w:tcPr>
          <w:p w14:paraId="74090516" w14:textId="77777777" w:rsidR="0086121F" w:rsidRDefault="00C328A1">
            <w:pPr>
              <w:pStyle w:val="Compact"/>
            </w:pPr>
            <w:proofErr w:type="spellStart"/>
            <w:r>
              <w:rPr>
                <w:b/>
                <w:bCs/>
              </w:rPr>
              <w:t>서비스화</w:t>
            </w:r>
            <w:proofErr w:type="spellEnd"/>
          </w:p>
        </w:tc>
        <w:tc>
          <w:tcPr>
            <w:tcW w:w="2731" w:type="dxa"/>
          </w:tcPr>
          <w:p w14:paraId="19150226" w14:textId="77777777" w:rsidR="0086121F" w:rsidRDefault="00C328A1">
            <w:pPr>
              <w:pStyle w:val="Compact"/>
            </w:pPr>
            <w:r>
              <w:t>v0.dev, Bolt, Replit Agent</w:t>
            </w:r>
          </w:p>
        </w:tc>
        <w:tc>
          <w:tcPr>
            <w:tcW w:w="3550" w:type="dxa"/>
          </w:tcPr>
          <w:p w14:paraId="5600330F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정신건강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모니터링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프로토타입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제작</w:t>
            </w:r>
          </w:p>
        </w:tc>
      </w:tr>
      <w:tr w:rsidR="0086121F" w14:paraId="46D6C9F6" w14:textId="77777777">
        <w:tc>
          <w:tcPr>
            <w:tcW w:w="1638" w:type="dxa"/>
          </w:tcPr>
          <w:p w14:paraId="6A5A778A" w14:textId="77777777" w:rsidR="0086121F" w:rsidRDefault="00C328A1">
            <w:pPr>
              <w:pStyle w:val="Compact"/>
            </w:pPr>
            <w:proofErr w:type="spellStart"/>
            <w:r>
              <w:rPr>
                <w:b/>
                <w:bCs/>
              </w:rPr>
              <w:t>문서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작성</w:t>
            </w:r>
            <w:proofErr w:type="spellEnd"/>
          </w:p>
        </w:tc>
        <w:tc>
          <w:tcPr>
            <w:tcW w:w="2731" w:type="dxa"/>
          </w:tcPr>
          <w:p w14:paraId="2BA8CD8A" w14:textId="77777777" w:rsidR="0086121F" w:rsidRDefault="00C328A1">
            <w:pPr>
              <w:pStyle w:val="Compact"/>
            </w:pPr>
            <w:r>
              <w:t>Claude, Notion AI</w:t>
            </w:r>
          </w:p>
        </w:tc>
        <w:tc>
          <w:tcPr>
            <w:tcW w:w="3550" w:type="dxa"/>
          </w:tcPr>
          <w:p w14:paraId="05E1E9E6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제안서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편집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참고문헌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</w:tc>
      </w:tr>
      <w:tr w:rsidR="0086121F" w14:paraId="0F833858" w14:textId="77777777">
        <w:tc>
          <w:tcPr>
            <w:tcW w:w="1638" w:type="dxa"/>
          </w:tcPr>
          <w:p w14:paraId="390EBF0E" w14:textId="77777777" w:rsidR="0086121F" w:rsidRDefault="00C328A1">
            <w:pPr>
              <w:pStyle w:val="Compact"/>
            </w:pPr>
            <w:proofErr w:type="spellStart"/>
            <w:r>
              <w:rPr>
                <w:b/>
                <w:bCs/>
              </w:rPr>
              <w:t>과학적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탐구</w:t>
            </w:r>
            <w:proofErr w:type="spellEnd"/>
          </w:p>
        </w:tc>
        <w:tc>
          <w:tcPr>
            <w:tcW w:w="2731" w:type="dxa"/>
          </w:tcPr>
          <w:p w14:paraId="05C44A04" w14:textId="77777777" w:rsidR="0086121F" w:rsidRDefault="00C328A1">
            <w:pPr>
              <w:pStyle w:val="Compact"/>
            </w:pPr>
            <w:r>
              <w:t xml:space="preserve">AI-CoScientist </w:t>
            </w:r>
            <w:r>
              <w:t>프레임워크</w:t>
            </w:r>
          </w:p>
        </w:tc>
        <w:tc>
          <w:tcPr>
            <w:tcW w:w="3550" w:type="dxa"/>
          </w:tcPr>
          <w:p w14:paraId="56582B55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가설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실험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</w:p>
        </w:tc>
      </w:tr>
    </w:tbl>
    <w:p w14:paraId="381540FD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중요</w:t>
      </w:r>
      <w:r>
        <w:rPr>
          <w:lang w:eastAsia="ko-KR"/>
        </w:rPr>
        <w:t xml:space="preserve">: </w:t>
      </w:r>
      <w:r>
        <w:rPr>
          <w:lang w:eastAsia="ko-KR"/>
        </w:rPr>
        <w:t>학생들은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AI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생성한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결과물을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비판적으로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검토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훈련받는다</w:t>
      </w:r>
      <w:proofErr w:type="spellEnd"/>
      <w:r>
        <w:rPr>
          <w:lang w:eastAsia="ko-KR"/>
        </w:rPr>
        <w:t>. “AI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맞다고</w:t>
      </w:r>
      <w:r>
        <w:rPr>
          <w:lang w:eastAsia="ko-KR"/>
        </w:rPr>
        <w:t xml:space="preserve"> </w:t>
      </w:r>
      <w:r>
        <w:rPr>
          <w:lang w:eastAsia="ko-KR"/>
        </w:rPr>
        <w:t>했어요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허용되지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“AI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검증했고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부분은</w:t>
      </w:r>
      <w:r>
        <w:rPr>
          <w:lang w:eastAsia="ko-KR"/>
        </w:rPr>
        <w:t xml:space="preserve"> </w:t>
      </w:r>
      <w:r>
        <w:rPr>
          <w:lang w:eastAsia="ko-KR"/>
        </w:rPr>
        <w:t>틀렸기에</w:t>
      </w:r>
      <w:r>
        <w:rPr>
          <w:lang w:eastAsia="ko-KR"/>
        </w:rPr>
        <w:t xml:space="preserve"> </w:t>
      </w:r>
      <w:r>
        <w:rPr>
          <w:lang w:eastAsia="ko-KR"/>
        </w:rPr>
        <w:t>수정했습니다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요구된다</w:t>
      </w:r>
      <w:r>
        <w:rPr>
          <w:lang w:eastAsia="ko-KR"/>
        </w:rPr>
        <w:t>.</w:t>
      </w:r>
    </w:p>
    <w:p w14:paraId="226B0C85" w14:textId="77777777" w:rsidR="0086121F" w:rsidRDefault="00C328A1">
      <w:pPr>
        <w:pStyle w:val="Heading4"/>
        <w:rPr>
          <w:lang w:eastAsia="ko-KR"/>
        </w:rPr>
      </w:pPr>
      <w:bookmarkStart w:id="32" w:name="학문적-근거-academic-rationale"/>
      <w:bookmarkEnd w:id="31"/>
      <w:r>
        <w:rPr>
          <w:b/>
          <w:bCs/>
          <w:lang w:eastAsia="ko-KR"/>
        </w:rPr>
        <w:t xml:space="preserve">4) </w:t>
      </w:r>
      <w:r>
        <w:rPr>
          <w:b/>
          <w:bCs/>
          <w:lang w:eastAsia="ko-KR"/>
        </w:rPr>
        <w:t>학문적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근거</w:t>
      </w:r>
      <w:r>
        <w:rPr>
          <w:b/>
          <w:bCs/>
          <w:lang w:eastAsia="ko-KR"/>
        </w:rPr>
        <w:t xml:space="preserve"> (Academic Rationale)</w:t>
      </w:r>
    </w:p>
    <w:p w14:paraId="7FCBFF4A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Nature (2024)</w:t>
      </w:r>
      <w:r>
        <w:rPr>
          <w:lang w:eastAsia="ko-KR"/>
        </w:rPr>
        <w:t xml:space="preserve">: AI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도구의</w:t>
      </w:r>
      <w:r>
        <w:rPr>
          <w:lang w:eastAsia="ko-KR"/>
        </w:rPr>
        <w:t xml:space="preserve"> </w:t>
      </w:r>
      <w:r>
        <w:rPr>
          <w:lang w:eastAsia="ko-KR"/>
        </w:rPr>
        <w:t>급속한</w:t>
      </w:r>
      <w:r>
        <w:rPr>
          <w:lang w:eastAsia="ko-KR"/>
        </w:rPr>
        <w:t xml:space="preserve"> </w:t>
      </w:r>
      <w:r>
        <w:rPr>
          <w:lang w:eastAsia="ko-KR"/>
        </w:rPr>
        <w:t>발전은</w:t>
      </w:r>
      <w:r>
        <w:rPr>
          <w:lang w:eastAsia="ko-KR"/>
        </w:rPr>
        <w:t xml:space="preserve"> “</w:t>
      </w:r>
      <w:r>
        <w:rPr>
          <w:lang w:eastAsia="ko-KR"/>
        </w:rPr>
        <w:t>과학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민주화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“</w:t>
      </w:r>
      <w:r>
        <w:rPr>
          <w:lang w:eastAsia="ko-KR"/>
        </w:rPr>
        <w:t>맹목적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연구자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퇴화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(Springer, 2025). </w:t>
      </w:r>
      <w:r>
        <w:rPr>
          <w:b/>
          <w:bCs/>
          <w:lang w:eastAsia="ko-KR"/>
        </w:rPr>
        <w:t>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교과목의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입장</w:t>
      </w:r>
      <w:r>
        <w:rPr>
          <w:lang w:eastAsia="ko-KR"/>
        </w:rPr>
        <w:t>:</w:t>
      </w:r>
    </w:p>
    <w:p w14:paraId="500DA3D5" w14:textId="77777777" w:rsidR="0086121F" w:rsidRDefault="00C328A1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✅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AI </w:t>
      </w:r>
      <w:r>
        <w:rPr>
          <w:b/>
          <w:bCs/>
          <w:lang w:eastAsia="ko-KR"/>
        </w:rPr>
        <w:t>활용</w:t>
      </w:r>
      <w:r>
        <w:rPr>
          <w:lang w:eastAsia="ko-KR"/>
        </w:rPr>
        <w:t xml:space="preserve">: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,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,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가설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3652F613" w14:textId="77777777" w:rsidR="0086121F" w:rsidRDefault="00C328A1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✅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인간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비판적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, </w:t>
      </w:r>
      <w:r>
        <w:rPr>
          <w:lang w:eastAsia="ko-KR"/>
        </w:rPr>
        <w:t>윤리적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,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, </w:t>
      </w:r>
      <w:r>
        <w:rPr>
          <w:lang w:eastAsia="ko-KR"/>
        </w:rPr>
        <w:t>창의적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</w:p>
    <w:p w14:paraId="27B70C9F" w14:textId="77777777" w:rsidR="0086121F" w:rsidRDefault="00C328A1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❌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AI </w:t>
      </w:r>
      <w:r>
        <w:rPr>
          <w:b/>
          <w:bCs/>
          <w:lang w:eastAsia="ko-KR"/>
        </w:rPr>
        <w:t>의존</w:t>
      </w:r>
      <w:r>
        <w:rPr>
          <w:lang w:eastAsia="ko-KR"/>
        </w:rPr>
        <w:t>: “AI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해줬어요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“AI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협업했습니다</w:t>
      </w:r>
      <w:r>
        <w:rPr>
          <w:lang w:eastAsia="ko-KR"/>
        </w:rPr>
        <w:t xml:space="preserve">” </w:t>
      </w:r>
      <w:r>
        <w:rPr>
          <w:lang w:eastAsia="ko-KR"/>
        </w:rPr>
        <w:t>마인드셋</w:t>
      </w:r>
    </w:p>
    <w:p w14:paraId="346C01CF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DeepLearning.AI (2024)</w:t>
      </w:r>
      <w:r>
        <w:rPr>
          <w:lang w:eastAsia="ko-KR"/>
        </w:rPr>
        <w:t xml:space="preserve">: “Claude Code: A Highly Agentic Coding Assistant”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AI coding assistant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: -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이해도</w:t>
      </w:r>
      <w:r>
        <w:rPr>
          <w:lang w:eastAsia="ko-KR"/>
        </w:rPr>
        <w:t xml:space="preserve">: </w:t>
      </w:r>
      <w:r>
        <w:rPr>
          <w:lang w:eastAsia="ko-KR"/>
        </w:rPr>
        <w:t>전통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23% </w:t>
      </w:r>
      <w:r>
        <w:rPr>
          <w:b/>
          <w:bCs/>
          <w:lang w:eastAsia="ko-KR"/>
        </w:rPr>
        <w:t>향상</w:t>
      </w:r>
      <w:r>
        <w:rPr>
          <w:lang w:eastAsia="ko-KR"/>
        </w:rPr>
        <w:t xml:space="preserve"> (AI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읽기</w:t>
      </w:r>
      <w:r>
        <w:rPr>
          <w:lang w:eastAsia="ko-KR"/>
        </w:rPr>
        <w:t xml:space="preserve"> → </w:t>
      </w:r>
      <w:r>
        <w:rPr>
          <w:lang w:eastAsia="ko-KR"/>
        </w:rPr>
        <w:t>이해</w:t>
      </w:r>
      <w:r>
        <w:rPr>
          <w:lang w:eastAsia="ko-KR"/>
        </w:rPr>
        <w:t xml:space="preserve"> →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) -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완성도</w:t>
      </w:r>
      <w:r>
        <w:rPr>
          <w:lang w:eastAsia="ko-KR"/>
        </w:rPr>
        <w:t xml:space="preserve">: </w:t>
      </w:r>
      <w:r>
        <w:rPr>
          <w:b/>
          <w:bCs/>
          <w:lang w:eastAsia="ko-KR"/>
        </w:rPr>
        <w:t xml:space="preserve">40% </w:t>
      </w:r>
      <w:r>
        <w:rPr>
          <w:b/>
          <w:bCs/>
          <w:lang w:eastAsia="ko-KR"/>
        </w:rPr>
        <w:t>증가</w:t>
      </w:r>
      <w:r>
        <w:rPr>
          <w:lang w:eastAsia="ko-KR"/>
        </w:rPr>
        <w:t xml:space="preserve"> (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→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테스트에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) -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동기</w:t>
      </w:r>
      <w:r>
        <w:rPr>
          <w:lang w:eastAsia="ko-KR"/>
        </w:rPr>
        <w:t xml:space="preserve">: </w:t>
      </w:r>
      <w:r>
        <w:rPr>
          <w:b/>
          <w:bCs/>
          <w:lang w:eastAsia="ko-KR"/>
        </w:rPr>
        <w:t xml:space="preserve">35% </w:t>
      </w:r>
      <w:r>
        <w:rPr>
          <w:b/>
          <w:bCs/>
          <w:lang w:eastAsia="ko-KR"/>
        </w:rPr>
        <w:t>상승</w:t>
      </w:r>
      <w:r>
        <w:rPr>
          <w:lang w:eastAsia="ko-KR"/>
        </w:rPr>
        <w:t xml:space="preserve"> (</w:t>
      </w:r>
      <w:r>
        <w:rPr>
          <w:lang w:eastAsia="ko-KR"/>
        </w:rPr>
        <w:t>즉각적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,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>)</w:t>
      </w:r>
    </w:p>
    <w:p w14:paraId="2E8E3812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lastRenderedPageBreak/>
        <w:t>The AI Scientist (Lu et al., 2024)</w:t>
      </w:r>
      <w:r>
        <w:rPr>
          <w:lang w:eastAsia="ko-KR"/>
        </w:rPr>
        <w:t xml:space="preserve">: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파이프라인이</w:t>
      </w:r>
      <w:r>
        <w:rPr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머신러닝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논문을</w:t>
      </w:r>
      <w:r>
        <w:rPr>
          <w:b/>
          <w:bCs/>
          <w:lang w:eastAsia="ko-KR"/>
        </w:rPr>
        <w:t xml:space="preserve"> $15/</w:t>
      </w:r>
      <w:r>
        <w:rPr>
          <w:b/>
          <w:bCs/>
          <w:lang w:eastAsia="ko-KR"/>
        </w:rPr>
        <w:t>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비용으로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교과목</w:t>
      </w:r>
      <w:r>
        <w:rPr>
          <w:lang w:eastAsia="ko-KR"/>
        </w:rPr>
        <w:t xml:space="preserve"> </w:t>
      </w:r>
      <w:r>
        <w:rPr>
          <w:lang w:eastAsia="ko-KR"/>
        </w:rPr>
        <w:t>학생들은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“</w:t>
      </w:r>
      <w:r>
        <w:rPr>
          <w:lang w:eastAsia="ko-KR"/>
        </w:rPr>
        <w:t>사용</w:t>
      </w:r>
      <w:r>
        <w:rPr>
          <w:lang w:eastAsia="ko-KR"/>
        </w:rPr>
        <w:t>”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파이프라인의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이해하고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평가하고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개선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기른다</w:t>
      </w:r>
      <w:r>
        <w:rPr>
          <w:lang w:eastAsia="ko-KR"/>
        </w:rPr>
        <w:t>.</w:t>
      </w:r>
    </w:p>
    <w:p w14:paraId="2109C429" w14:textId="77777777" w:rsidR="0086121F" w:rsidRDefault="00C328A1">
      <w:pPr>
        <w:pStyle w:val="Heading4"/>
        <w:rPr>
          <w:lang w:eastAsia="ko-KR"/>
        </w:rPr>
      </w:pPr>
      <w:bookmarkStart w:id="33" w:name="년의-대학-교육-ai-네이티브-세대를-위한-설계"/>
      <w:bookmarkEnd w:id="32"/>
      <w:r>
        <w:rPr>
          <w:b/>
          <w:bCs/>
          <w:lang w:eastAsia="ko-KR"/>
        </w:rPr>
        <w:t>5) 2026</w:t>
      </w:r>
      <w:r>
        <w:rPr>
          <w:b/>
          <w:bCs/>
          <w:lang w:eastAsia="ko-KR"/>
        </w:rPr>
        <w:t>년의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교육</w:t>
      </w:r>
      <w:r>
        <w:rPr>
          <w:b/>
          <w:bCs/>
          <w:lang w:eastAsia="ko-KR"/>
        </w:rPr>
        <w:t xml:space="preserve">: AI </w:t>
      </w:r>
      <w:r>
        <w:rPr>
          <w:b/>
          <w:bCs/>
          <w:lang w:eastAsia="ko-KR"/>
        </w:rPr>
        <w:t>네이티브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세대를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설계</w:t>
      </w:r>
    </w:p>
    <w:p w14:paraId="0EB72686" w14:textId="77777777" w:rsidR="0086121F" w:rsidRDefault="00C328A1">
      <w:pPr>
        <w:pStyle w:val="FirstParagraph"/>
        <w:rPr>
          <w:lang w:eastAsia="ko-KR"/>
        </w:rPr>
      </w:pPr>
      <w:r>
        <w:rPr>
          <w:lang w:eastAsia="ko-KR"/>
        </w:rPr>
        <w:t>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입학생들은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ChatGPT, Claude, Copilot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성장한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AI </w:t>
      </w:r>
      <w:r>
        <w:rPr>
          <w:b/>
          <w:bCs/>
          <w:lang w:eastAsia="ko-KR"/>
        </w:rPr>
        <w:t>네이티브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세대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이들에게</w:t>
      </w:r>
      <w:r>
        <w:rPr>
          <w:lang w:eastAsia="ko-KR"/>
        </w:rPr>
        <w:t xml:space="preserve"> “AI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마세요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현실적이지도</w:t>
      </w:r>
      <w:r>
        <w:rPr>
          <w:lang w:eastAsia="ko-KR"/>
        </w:rPr>
        <w:t xml:space="preserve">, </w:t>
      </w:r>
      <w:r>
        <w:rPr>
          <w:lang w:eastAsia="ko-KR"/>
        </w:rPr>
        <w:t>교육적이지도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>.</w:t>
      </w:r>
    </w:p>
    <w:p w14:paraId="234D9D0D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교과목의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비전</w:t>
      </w:r>
      <w:r>
        <w:rPr>
          <w:lang w:eastAsia="ko-KR"/>
        </w:rPr>
        <w:t xml:space="preserve">: - </w:t>
      </w:r>
      <w:r>
        <w:rPr>
          <w:lang w:eastAsia="ko-KR"/>
        </w:rPr>
        <w:t>학생들은</w:t>
      </w:r>
      <w:r>
        <w:rPr>
          <w:lang w:eastAsia="ko-KR"/>
        </w:rPr>
        <w:t xml:space="preserve"> AI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b/>
          <w:bCs/>
          <w:lang w:eastAsia="ko-KR"/>
        </w:rPr>
        <w:t>“</w:t>
      </w:r>
      <w:r>
        <w:rPr>
          <w:b/>
          <w:bCs/>
          <w:lang w:eastAsia="ko-KR"/>
        </w:rPr>
        <w:t>공부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도우미</w:t>
      </w:r>
      <w:r>
        <w:rPr>
          <w:b/>
          <w:bCs/>
          <w:lang w:eastAsia="ko-KR"/>
        </w:rPr>
        <w:t>”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아닌</w:t>
      </w:r>
      <w:r>
        <w:rPr>
          <w:b/>
          <w:bCs/>
          <w:lang w:eastAsia="ko-KR"/>
        </w:rPr>
        <w:t xml:space="preserve"> “</w:t>
      </w:r>
      <w:r>
        <w:rPr>
          <w:b/>
          <w:bCs/>
          <w:lang w:eastAsia="ko-KR"/>
        </w:rPr>
        <w:t>연구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파트너</w:t>
      </w:r>
      <w:r>
        <w:rPr>
          <w:b/>
          <w:bCs/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“AI</w:t>
      </w:r>
      <w:r>
        <w:rPr>
          <w:b/>
          <w:bCs/>
          <w:lang w:eastAsia="ko-KR"/>
        </w:rPr>
        <w:t>에게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무엇을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물어야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하는가</w:t>
      </w:r>
      <w:r>
        <w:rPr>
          <w:b/>
          <w:bCs/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배운다</w:t>
      </w:r>
      <w:r>
        <w:rPr>
          <w:lang w:eastAsia="ko-KR"/>
        </w:rPr>
        <w:t xml:space="preserve"> (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엔지니어링</w:t>
      </w:r>
      <w:r>
        <w:rPr>
          <w:lang w:eastAsia="ko-KR"/>
        </w:rPr>
        <w:t xml:space="preserve"> ≠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, =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) - </w:t>
      </w:r>
      <w:r>
        <w:rPr>
          <w:b/>
          <w:bCs/>
          <w:lang w:eastAsia="ko-KR"/>
        </w:rPr>
        <w:t>“AI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틀렸을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어떻게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있는가</w:t>
      </w:r>
      <w:r>
        <w:rPr>
          <w:b/>
          <w:bCs/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훈련받는다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비판적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) - </w:t>
      </w:r>
      <w:r>
        <w:rPr>
          <w:b/>
          <w:bCs/>
          <w:lang w:eastAsia="ko-KR"/>
        </w:rPr>
        <w:t>“AI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없는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무엇인가</w:t>
      </w:r>
      <w:r>
        <w:rPr>
          <w:b/>
          <w:bCs/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경험한다</w:t>
      </w:r>
      <w:r>
        <w:rPr>
          <w:lang w:eastAsia="ko-KR"/>
        </w:rPr>
        <w:t xml:space="preserve"> (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역량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>)</w:t>
      </w:r>
    </w:p>
    <w:p w14:paraId="738EC24D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졸업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학생들은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“AI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쓸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” </w:t>
      </w:r>
      <w:r>
        <w:rPr>
          <w:lang w:eastAsia="ko-KR"/>
        </w:rPr>
        <w:t>수준이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 xml:space="preserve">“AI </w:t>
      </w:r>
      <w:r>
        <w:rPr>
          <w:b/>
          <w:bCs/>
          <w:lang w:eastAsia="ko-KR"/>
        </w:rPr>
        <w:t>시대의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연구자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정책입안자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엔지니어로서</w:t>
      </w:r>
      <w:r>
        <w:rPr>
          <w:b/>
          <w:bCs/>
          <w:lang w:eastAsia="ko-KR"/>
        </w:rPr>
        <w:t xml:space="preserve"> AI</w:t>
      </w:r>
      <w:r>
        <w:rPr>
          <w:b/>
          <w:bCs/>
          <w:lang w:eastAsia="ko-KR"/>
        </w:rPr>
        <w:t>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협업하여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문제를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해결하는</w:t>
      </w:r>
      <w:r>
        <w:rPr>
          <w:b/>
          <w:bCs/>
          <w:lang w:eastAsia="ko-KR"/>
        </w:rPr>
        <w:t>”</w:t>
      </w:r>
      <w:r>
        <w:rPr>
          <w:lang w:eastAsia="ko-KR"/>
        </w:rPr>
        <w:t xml:space="preserve"> </w:t>
      </w:r>
      <w:r>
        <w:rPr>
          <w:lang w:eastAsia="ko-KR"/>
        </w:rPr>
        <w:t>역량을</w:t>
      </w:r>
      <w:r>
        <w:rPr>
          <w:lang w:eastAsia="ko-KR"/>
        </w:rPr>
        <w:t xml:space="preserve"> </w:t>
      </w:r>
      <w:r>
        <w:rPr>
          <w:lang w:eastAsia="ko-KR"/>
        </w:rPr>
        <w:t>갖춘다</w:t>
      </w:r>
      <w:r>
        <w:rPr>
          <w:lang w:eastAsia="ko-KR"/>
        </w:rPr>
        <w:t>.</w:t>
      </w:r>
    </w:p>
    <w:p w14:paraId="46C10839" w14:textId="77777777" w:rsidR="0086121F" w:rsidRDefault="00C328A1">
      <w:r>
        <w:rPr>
          <w:noProof/>
        </w:rPr>
      </w:r>
      <w:r w:rsidR="00C328A1">
        <w:rPr>
          <w:noProof/>
        </w:rPr>
        <w:pict w14:anchorId="44903C69">
          <v:rect id="_x0000_i1031" alt="" style="width:468pt;height:.05pt;mso-width-percent:0;mso-height-percent:0;mso-width-percent:0;mso-height-percent:0" o:hralign="center" o:hrstd="t" o:hr="t"/>
        </w:pict>
      </w:r>
    </w:p>
    <w:p w14:paraId="76653D1C" w14:textId="77777777" w:rsidR="0086121F" w:rsidRDefault="00C328A1">
      <w:pPr>
        <w:pStyle w:val="Heading2"/>
        <w:rPr>
          <w:lang w:eastAsia="ko-KR"/>
        </w:rPr>
      </w:pPr>
      <w:bookmarkStart w:id="34" w:name="교수-방법-및-교과-내용"/>
      <w:bookmarkEnd w:id="12"/>
      <w:bookmarkEnd w:id="28"/>
      <w:bookmarkEnd w:id="33"/>
      <w:r>
        <w:rPr>
          <w:lang w:eastAsia="ko-KR"/>
        </w:rPr>
        <w:t xml:space="preserve">4.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교과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</w:p>
    <w:p w14:paraId="24E6432D" w14:textId="77777777" w:rsidR="0086121F" w:rsidRDefault="00C328A1">
      <w:pPr>
        <w:pStyle w:val="Heading3"/>
        <w:rPr>
          <w:lang w:eastAsia="ko-KR"/>
        </w:rPr>
      </w:pPr>
      <w:bookmarkStart w:id="35" w:name="가.-팀티칭-강의-계획-15주"/>
      <w:r>
        <w:rPr>
          <w:lang w:eastAsia="ko-KR"/>
        </w:rPr>
        <w:t>가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팀티칭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(15</w:t>
      </w:r>
      <w:r>
        <w:rPr>
          <w:lang w:eastAsia="ko-KR"/>
        </w:rPr>
        <w:t>주</w:t>
      </w:r>
      <w:r>
        <w:rPr>
          <w:lang w:eastAsia="ko-KR"/>
        </w:rPr>
        <w:t>)</w:t>
      </w:r>
    </w:p>
    <w:p w14:paraId="30ABCD52" w14:textId="77777777" w:rsidR="0086121F" w:rsidRDefault="00C328A1">
      <w:pPr>
        <w:pStyle w:val="Heading4"/>
        <w:rPr>
          <w:lang w:eastAsia="ko-KR"/>
        </w:rPr>
      </w:pPr>
      <w:bookmarkStart w:id="36" w:name="module-1-학제간-기초-week-1-2"/>
      <w:r>
        <w:rPr>
          <w:b/>
          <w:bCs/>
          <w:lang w:eastAsia="ko-KR"/>
        </w:rPr>
        <w:t xml:space="preserve">Module 1: </w:t>
      </w:r>
      <w:r>
        <w:rPr>
          <w:b/>
          <w:bCs/>
          <w:lang w:eastAsia="ko-KR"/>
        </w:rPr>
        <w:t>학제간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기초</w:t>
      </w:r>
      <w:r>
        <w:rPr>
          <w:b/>
          <w:bCs/>
          <w:lang w:eastAsia="ko-KR"/>
        </w:rPr>
        <w:t xml:space="preserve"> (Week 1-2)</w:t>
      </w:r>
    </w:p>
    <w:p w14:paraId="49F09090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lang w:eastAsia="ko-KR"/>
        </w:rPr>
        <w:t xml:space="preserve">: </w:t>
      </w:r>
      <w:r>
        <w:rPr>
          <w:lang w:eastAsia="ko-KR"/>
        </w:rPr>
        <w:t>이해연</w:t>
      </w:r>
      <w:r>
        <w:rPr>
          <w:lang w:eastAsia="ko-KR"/>
        </w:rPr>
        <w:t xml:space="preserve"> (</w:t>
      </w:r>
      <w:r>
        <w:rPr>
          <w:lang w:eastAsia="ko-KR"/>
        </w:rPr>
        <w:t>발달심리</w:t>
      </w:r>
      <w:r>
        <w:rPr>
          <w:lang w:eastAsia="ko-KR"/>
        </w:rPr>
        <w:t xml:space="preserve">) </w:t>
      </w:r>
      <w:r>
        <w:rPr>
          <w:lang w:eastAsia="ko-KR"/>
        </w:rPr>
        <w:t>주도</w:t>
      </w:r>
      <w:r>
        <w:rPr>
          <w:lang w:eastAsia="ko-KR"/>
        </w:rPr>
        <w:t xml:space="preserve">, </w:t>
      </w:r>
      <w:r>
        <w:rPr>
          <w:lang w:eastAsia="ko-KR"/>
        </w:rPr>
        <w:t>차지욱</w:t>
      </w:r>
      <w:r>
        <w:rPr>
          <w:lang w:eastAsia="ko-KR"/>
        </w:rPr>
        <w:t>·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</w:p>
    <w:p w14:paraId="2CE6D2FC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1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오리엔테이션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삼각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융합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3551"/>
        <w:gridCol w:w="1936"/>
        <w:gridCol w:w="1936"/>
      </w:tblGrid>
      <w:tr w:rsidR="0086121F" w14:paraId="272D4B1A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2E38CBE3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3004" w:type="dxa"/>
          </w:tcPr>
          <w:p w14:paraId="53F2A219" w14:textId="77777777" w:rsidR="0086121F" w:rsidRDefault="00C328A1">
            <w:pPr>
              <w:pStyle w:val="Compact"/>
            </w:pPr>
            <w:r>
              <w:t>담당</w:t>
            </w:r>
            <w:r>
              <w:t xml:space="preserve"> </w:t>
            </w:r>
            <w:r>
              <w:t>교수</w:t>
            </w:r>
          </w:p>
        </w:tc>
        <w:tc>
          <w:tcPr>
            <w:tcW w:w="1638" w:type="dxa"/>
          </w:tcPr>
          <w:p w14:paraId="1E4182BC" w14:textId="77777777" w:rsidR="0086121F" w:rsidRDefault="00C328A1">
            <w:pPr>
              <w:pStyle w:val="Compact"/>
            </w:pPr>
            <w:r>
              <w:t>내용</w:t>
            </w:r>
          </w:p>
        </w:tc>
        <w:tc>
          <w:tcPr>
            <w:tcW w:w="1638" w:type="dxa"/>
          </w:tcPr>
          <w:p w14:paraId="52411E1E" w14:textId="77777777" w:rsidR="0086121F" w:rsidRDefault="00C328A1">
            <w:pPr>
              <w:pStyle w:val="Compact"/>
            </w:pPr>
            <w:r>
              <w:t>활동</w:t>
            </w:r>
          </w:p>
        </w:tc>
      </w:tr>
      <w:tr w:rsidR="0086121F" w14:paraId="27B0F58B" w14:textId="77777777">
        <w:tc>
          <w:tcPr>
            <w:tcW w:w="1638" w:type="dxa"/>
          </w:tcPr>
          <w:p w14:paraId="0FA6F4FF" w14:textId="77777777" w:rsidR="0086121F" w:rsidRDefault="00C328A1">
            <w:pPr>
              <w:pStyle w:val="Compact"/>
            </w:pPr>
            <w:r>
              <w:t>10:00-10:15</w:t>
            </w:r>
          </w:p>
        </w:tc>
        <w:tc>
          <w:tcPr>
            <w:tcW w:w="3004" w:type="dxa"/>
          </w:tcPr>
          <w:p w14:paraId="1311983B" w14:textId="77777777" w:rsidR="0086121F" w:rsidRDefault="00C328A1">
            <w:pPr>
              <w:pStyle w:val="Compact"/>
            </w:pPr>
            <w:r>
              <w:t>이해연</w:t>
            </w:r>
            <w:r>
              <w:t xml:space="preserve"> (PI)</w:t>
            </w:r>
          </w:p>
        </w:tc>
        <w:tc>
          <w:tcPr>
            <w:tcW w:w="1638" w:type="dxa"/>
          </w:tcPr>
          <w:p w14:paraId="2509CEC0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과목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</w:t>
            </w:r>
          </w:p>
        </w:tc>
        <w:tc>
          <w:tcPr>
            <w:tcW w:w="1638" w:type="dxa"/>
          </w:tcPr>
          <w:p w14:paraId="044D61E3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000FCB60" w14:textId="77777777">
        <w:tc>
          <w:tcPr>
            <w:tcW w:w="1638" w:type="dxa"/>
          </w:tcPr>
          <w:p w14:paraId="4AC89230" w14:textId="77777777" w:rsidR="0086121F" w:rsidRDefault="00C328A1">
            <w:pPr>
              <w:pStyle w:val="Compact"/>
            </w:pPr>
            <w:r>
              <w:t>10:15-10:40</w:t>
            </w:r>
          </w:p>
        </w:tc>
        <w:tc>
          <w:tcPr>
            <w:tcW w:w="3004" w:type="dxa"/>
          </w:tcPr>
          <w:p w14:paraId="0B9D1A3A" w14:textId="77777777" w:rsidR="0086121F" w:rsidRDefault="00C328A1">
            <w:pPr>
              <w:pStyle w:val="Compact"/>
            </w:pPr>
            <w:r>
              <w:t>이해연</w:t>
            </w:r>
          </w:p>
        </w:tc>
        <w:tc>
          <w:tcPr>
            <w:tcW w:w="1638" w:type="dxa"/>
          </w:tcPr>
          <w:p w14:paraId="2503CDEE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청소년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정신건강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위기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통계와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현실</w:t>
            </w:r>
          </w:p>
        </w:tc>
        <w:tc>
          <w:tcPr>
            <w:tcW w:w="1638" w:type="dxa"/>
          </w:tcPr>
          <w:p w14:paraId="1DFFF968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  <w:r>
              <w:t xml:space="preserve"> + </w:t>
            </w: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시각화</w:t>
            </w:r>
            <w:proofErr w:type="spellEnd"/>
          </w:p>
        </w:tc>
      </w:tr>
      <w:tr w:rsidR="0086121F" w14:paraId="727A94D5" w14:textId="77777777">
        <w:tc>
          <w:tcPr>
            <w:tcW w:w="1638" w:type="dxa"/>
          </w:tcPr>
          <w:p w14:paraId="78F9C503" w14:textId="77777777" w:rsidR="0086121F" w:rsidRDefault="00C328A1">
            <w:pPr>
              <w:pStyle w:val="Compact"/>
            </w:pPr>
            <w:r>
              <w:t>10:40-11:05</w:t>
            </w:r>
          </w:p>
        </w:tc>
        <w:tc>
          <w:tcPr>
            <w:tcW w:w="3004" w:type="dxa"/>
          </w:tcPr>
          <w:p w14:paraId="21080B90" w14:textId="77777777" w:rsidR="0086121F" w:rsidRDefault="00C328A1">
            <w:pPr>
              <w:pStyle w:val="Compact"/>
            </w:pPr>
            <w:r>
              <w:t>차지욱</w:t>
            </w:r>
          </w:p>
        </w:tc>
        <w:tc>
          <w:tcPr>
            <w:tcW w:w="1638" w:type="dxa"/>
          </w:tcPr>
          <w:p w14:paraId="4CB06403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관점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청소년기가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취약한가</w:t>
            </w:r>
            <w:r>
              <w:rPr>
                <w:lang w:eastAsia="ko-KR"/>
              </w:rPr>
              <w:t>?</w:t>
            </w:r>
          </w:p>
        </w:tc>
        <w:tc>
          <w:tcPr>
            <w:tcW w:w="1638" w:type="dxa"/>
          </w:tcPr>
          <w:p w14:paraId="25F9929F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231FC1FD" w14:textId="77777777">
        <w:tc>
          <w:tcPr>
            <w:tcW w:w="1638" w:type="dxa"/>
          </w:tcPr>
          <w:p w14:paraId="63AC9C9F" w14:textId="77777777" w:rsidR="0086121F" w:rsidRDefault="00C328A1">
            <w:pPr>
              <w:pStyle w:val="Compact"/>
            </w:pPr>
            <w:r>
              <w:t>11:05-11:30</w:t>
            </w:r>
          </w:p>
        </w:tc>
        <w:tc>
          <w:tcPr>
            <w:tcW w:w="3004" w:type="dxa"/>
          </w:tcPr>
          <w:p w14:paraId="70017985" w14:textId="77777777" w:rsidR="0086121F" w:rsidRDefault="00C328A1">
            <w:pPr>
              <w:pStyle w:val="Compact"/>
            </w:pPr>
            <w:r>
              <w:t>전현애</w:t>
            </w:r>
          </w:p>
        </w:tc>
        <w:tc>
          <w:tcPr>
            <w:tcW w:w="1638" w:type="dxa"/>
          </w:tcPr>
          <w:p w14:paraId="039FC387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언어와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서사가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정신건강에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영향</w:t>
            </w:r>
          </w:p>
        </w:tc>
        <w:tc>
          <w:tcPr>
            <w:tcW w:w="1638" w:type="dxa"/>
          </w:tcPr>
          <w:p w14:paraId="231CCE36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599E7426" w14:textId="77777777">
        <w:tc>
          <w:tcPr>
            <w:tcW w:w="1638" w:type="dxa"/>
          </w:tcPr>
          <w:p w14:paraId="1461CE9F" w14:textId="77777777" w:rsidR="0086121F" w:rsidRDefault="00C328A1">
            <w:pPr>
              <w:pStyle w:val="Compact"/>
            </w:pPr>
            <w:r>
              <w:t>11:30-12:30</w:t>
            </w:r>
          </w:p>
        </w:tc>
        <w:tc>
          <w:tcPr>
            <w:tcW w:w="3004" w:type="dxa"/>
          </w:tcPr>
          <w:p w14:paraId="074056B9" w14:textId="77777777" w:rsidR="0086121F" w:rsidRDefault="00C328A1">
            <w:pPr>
              <w:pStyle w:val="Compact"/>
            </w:pPr>
            <w:r>
              <w:t>전체</w:t>
            </w:r>
            <w:r>
              <w:t xml:space="preserve"> </w:t>
            </w:r>
            <w:r>
              <w:t>교수진</w:t>
            </w:r>
          </w:p>
        </w:tc>
        <w:tc>
          <w:tcPr>
            <w:tcW w:w="1638" w:type="dxa"/>
          </w:tcPr>
          <w:p w14:paraId="4A4BAA15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삼각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융합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모델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lastRenderedPageBreak/>
              <w:t>대화</w:t>
            </w:r>
            <w:r>
              <w:rPr>
                <w:lang w:eastAsia="ko-KR"/>
              </w:rPr>
              <w:t>: “</w:t>
            </w:r>
            <w:r>
              <w:rPr>
                <w:lang w:eastAsia="ko-KR"/>
              </w:rPr>
              <w:t>우울한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청소년을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관점에서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이해하기</w:t>
            </w:r>
            <w:r>
              <w:rPr>
                <w:lang w:eastAsia="ko-KR"/>
              </w:rPr>
              <w:t>”</w:t>
            </w:r>
          </w:p>
        </w:tc>
        <w:tc>
          <w:tcPr>
            <w:tcW w:w="1638" w:type="dxa"/>
          </w:tcPr>
          <w:p w14:paraId="53C8CE48" w14:textId="77777777" w:rsidR="0086121F" w:rsidRDefault="00C328A1">
            <w:pPr>
              <w:pStyle w:val="Compact"/>
            </w:pPr>
            <w:proofErr w:type="spellStart"/>
            <w:r>
              <w:lastRenderedPageBreak/>
              <w:t>패널</w:t>
            </w:r>
            <w:proofErr w:type="spellEnd"/>
            <w:r>
              <w:t xml:space="preserve"> </w:t>
            </w:r>
            <w:proofErr w:type="spellStart"/>
            <w:r>
              <w:t>토론</w:t>
            </w:r>
            <w:proofErr w:type="spellEnd"/>
          </w:p>
        </w:tc>
      </w:tr>
    </w:tbl>
    <w:p w14:paraId="2EDAC766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교수진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예시</w:t>
      </w:r>
      <w:r>
        <w:rPr>
          <w:lang w:eastAsia="ko-KR"/>
        </w:rPr>
        <w:t xml:space="preserve">: - </w:t>
      </w:r>
      <w:r>
        <w:rPr>
          <w:lang w:eastAsia="ko-KR"/>
        </w:rPr>
        <w:t>이해연</w:t>
      </w:r>
      <w:r>
        <w:rPr>
          <w:lang w:eastAsia="ko-KR"/>
        </w:rPr>
        <w:t>: “17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여학생이</w:t>
      </w:r>
      <w:r>
        <w:rPr>
          <w:lang w:eastAsia="ko-KR"/>
        </w:rPr>
        <w:t xml:space="preserve"> </w:t>
      </w:r>
      <w:r>
        <w:rPr>
          <w:lang w:eastAsia="ko-KR"/>
        </w:rPr>
        <w:t>우울하다고</w:t>
      </w:r>
      <w:r>
        <w:rPr>
          <w:lang w:eastAsia="ko-KR"/>
        </w:rPr>
        <w:t xml:space="preserve"> </w:t>
      </w:r>
      <w:r>
        <w:rPr>
          <w:lang w:eastAsia="ko-KR"/>
        </w:rPr>
        <w:t>호소합니다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언제부터</w:t>
      </w:r>
      <w:r>
        <w:rPr>
          <w:lang w:eastAsia="ko-KR"/>
        </w:rPr>
        <w:t xml:space="preserve"> </w:t>
      </w:r>
      <w:r>
        <w:rPr>
          <w:lang w:eastAsia="ko-KR"/>
        </w:rPr>
        <w:t>시작됐는지</w:t>
      </w:r>
      <w:r>
        <w:rPr>
          <w:lang w:eastAsia="ko-KR"/>
        </w:rPr>
        <w:t xml:space="preserve">,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무슨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있었는지</w:t>
      </w:r>
      <w:r>
        <w:rPr>
          <w:lang w:eastAsia="ko-KR"/>
        </w:rPr>
        <w:t xml:space="preserve"> </w:t>
      </w:r>
      <w:r>
        <w:rPr>
          <w:lang w:eastAsia="ko-KR"/>
        </w:rPr>
        <w:t>물어봅니다</w:t>
      </w:r>
      <w:r>
        <w:rPr>
          <w:lang w:eastAsia="ko-KR"/>
        </w:rPr>
        <w:t xml:space="preserve">.” - </w:t>
      </w:r>
      <w:r>
        <w:rPr>
          <w:lang w:eastAsia="ko-KR"/>
        </w:rPr>
        <w:t>차지욱</w:t>
      </w:r>
      <w:r>
        <w:rPr>
          <w:lang w:eastAsia="ko-KR"/>
        </w:rPr>
        <w:t>: “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학생의</w:t>
      </w:r>
      <w:r>
        <w:rPr>
          <w:lang w:eastAsia="ko-KR"/>
        </w:rPr>
        <w:t xml:space="preserve"> </w:t>
      </w:r>
      <w:r>
        <w:rPr>
          <w:lang w:eastAsia="ko-KR"/>
        </w:rPr>
        <w:t>뇌를</w:t>
      </w:r>
      <w:r>
        <w:rPr>
          <w:lang w:eastAsia="ko-KR"/>
        </w:rPr>
        <w:t xml:space="preserve"> fMRI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찍어보고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아마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전전두엽</w:t>
      </w:r>
      <w:proofErr w:type="spellEnd"/>
      <w:r>
        <w:rPr>
          <w:lang w:eastAsia="ko-KR"/>
        </w:rPr>
        <w:t>-</w:t>
      </w:r>
      <w:proofErr w:type="spellStart"/>
      <w:r>
        <w:rPr>
          <w:lang w:eastAsia="ko-KR"/>
        </w:rPr>
        <w:t>편도체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연결성이</w:t>
      </w:r>
      <w:r>
        <w:rPr>
          <w:lang w:eastAsia="ko-KR"/>
        </w:rPr>
        <w:t xml:space="preserve"> </w:t>
      </w:r>
      <w:r>
        <w:rPr>
          <w:lang w:eastAsia="ko-KR"/>
        </w:rPr>
        <w:t>약할</w:t>
      </w:r>
      <w:r>
        <w:rPr>
          <w:lang w:eastAsia="ko-KR"/>
        </w:rPr>
        <w:t xml:space="preserve"> </w:t>
      </w:r>
      <w:r>
        <w:rPr>
          <w:lang w:eastAsia="ko-KR"/>
        </w:rPr>
        <w:t>거예요</w:t>
      </w:r>
      <w:r>
        <w:rPr>
          <w:lang w:eastAsia="ko-KR"/>
        </w:rPr>
        <w:t xml:space="preserve">.” - 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>: “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학생이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서사화하는지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듣고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>. ’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실패자</w:t>
      </w:r>
      <w:r>
        <w:rPr>
          <w:lang w:eastAsia="ko-KR"/>
        </w:rPr>
        <w:t>’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말하나요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’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’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말하나요</w:t>
      </w:r>
      <w:r>
        <w:rPr>
          <w:lang w:eastAsia="ko-KR"/>
        </w:rPr>
        <w:t xml:space="preserve">?” - </w:t>
      </w:r>
      <w:r>
        <w:rPr>
          <w:lang w:eastAsia="ko-KR"/>
        </w:rPr>
        <w:t>이해연</w:t>
      </w:r>
      <w:r>
        <w:rPr>
          <w:lang w:eastAsia="ko-KR"/>
        </w:rPr>
        <w:t>: “</w:t>
      </w:r>
      <w:r>
        <w:rPr>
          <w:lang w:eastAsia="ko-KR"/>
        </w:rPr>
        <w:t>재밌네요</w:t>
      </w:r>
      <w:r>
        <w:rPr>
          <w:lang w:eastAsia="ko-KR"/>
        </w:rPr>
        <w:t xml:space="preserve">! </w:t>
      </w:r>
      <w:r>
        <w:rPr>
          <w:lang w:eastAsia="ko-KR"/>
        </w:rPr>
        <w:t>그럼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셋이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연구하면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>-</w:t>
      </w:r>
      <w:r>
        <w:rPr>
          <w:lang w:eastAsia="ko-KR"/>
        </w:rPr>
        <w:t>행동</w:t>
      </w:r>
      <w:r>
        <w:rPr>
          <w:lang w:eastAsia="ko-KR"/>
        </w:rPr>
        <w:t>-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있겠어요</w:t>
      </w:r>
      <w:r>
        <w:rPr>
          <w:lang w:eastAsia="ko-KR"/>
        </w:rPr>
        <w:t xml:space="preserve">.” - </w:t>
      </w:r>
      <w:r>
        <w:rPr>
          <w:lang w:eastAsia="ko-KR"/>
        </w:rPr>
        <w:t>학생들</w:t>
      </w:r>
      <w:r>
        <w:rPr>
          <w:lang w:eastAsia="ko-KR"/>
        </w:rPr>
        <w:t>: “</w:t>
      </w:r>
      <w:r>
        <w:rPr>
          <w:lang w:eastAsia="ko-KR"/>
        </w:rPr>
        <w:t>아하</w:t>
      </w:r>
      <w:r>
        <w:rPr>
          <w:lang w:eastAsia="ko-KR"/>
        </w:rPr>
        <w:t xml:space="preserve">,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융합하는구나</w:t>
      </w:r>
      <w:r>
        <w:rPr>
          <w:lang w:eastAsia="ko-KR"/>
        </w:rPr>
        <w:t>!”</w:t>
      </w:r>
    </w:p>
    <w:p w14:paraId="1A20559F" w14:textId="77777777" w:rsidR="0086121F" w:rsidRDefault="00C328A1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학생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활동</w:t>
      </w:r>
      <w:proofErr w:type="spellEnd"/>
      <w:r>
        <w:t>:</w:t>
      </w:r>
    </w:p>
    <w:p w14:paraId="658165C3" w14:textId="77777777" w:rsidR="0086121F" w:rsidRDefault="00C328A1">
      <w:pPr>
        <w:pStyle w:val="Compact"/>
        <w:numPr>
          <w:ilvl w:val="1"/>
          <w:numId w:val="6"/>
        </w:numPr>
        <w:rPr>
          <w:lang w:eastAsia="ko-KR"/>
        </w:rPr>
      </w:pPr>
      <w:r>
        <w:rPr>
          <w:lang w:eastAsia="ko-KR"/>
        </w:rPr>
        <w:t>개인별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만난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정신건강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”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나누기</w:t>
      </w:r>
      <w:r>
        <w:rPr>
          <w:lang w:eastAsia="ko-KR"/>
        </w:rPr>
        <w:t xml:space="preserve"> (</w:t>
      </w:r>
      <w:r>
        <w:rPr>
          <w:lang w:eastAsia="ko-KR"/>
        </w:rPr>
        <w:t>익명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패들렛</w:t>
      </w:r>
      <w:proofErr w:type="spellEnd"/>
      <w:r>
        <w:rPr>
          <w:lang w:eastAsia="ko-KR"/>
        </w:rPr>
        <w:t>)</w:t>
      </w:r>
    </w:p>
    <w:p w14:paraId="3029E21A" w14:textId="77777777" w:rsidR="0086121F" w:rsidRDefault="00C328A1">
      <w:pPr>
        <w:pStyle w:val="Compact"/>
        <w:numPr>
          <w:ilvl w:val="1"/>
          <w:numId w:val="6"/>
        </w:numPr>
        <w:rPr>
          <w:lang w:eastAsia="ko-KR"/>
        </w:rPr>
      </w:pP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(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다양성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5-6</w:t>
      </w:r>
      <w:r>
        <w:rPr>
          <w:lang w:eastAsia="ko-KR"/>
        </w:rPr>
        <w:t>명</w:t>
      </w:r>
      <w:r>
        <w:rPr>
          <w:lang w:eastAsia="ko-KR"/>
        </w:rPr>
        <w:t>)</w:t>
      </w:r>
    </w:p>
    <w:p w14:paraId="51D3C760" w14:textId="77777777" w:rsidR="0086121F" w:rsidRDefault="00C328A1">
      <w:pPr>
        <w:pStyle w:val="Compact"/>
        <w:numPr>
          <w:ilvl w:val="1"/>
          <w:numId w:val="6"/>
        </w:numPr>
        <w:rPr>
          <w:lang w:eastAsia="ko-KR"/>
        </w:rPr>
      </w:pP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: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팀은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>/</w:t>
      </w:r>
      <w:r>
        <w:rPr>
          <w:lang w:eastAsia="ko-KR"/>
        </w:rPr>
        <w:t>행동</w:t>
      </w:r>
      <w:r>
        <w:rPr>
          <w:lang w:eastAsia="ko-KR"/>
        </w:rPr>
        <w:t>/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출발하고</w:t>
      </w:r>
      <w:r>
        <w:rPr>
          <w:lang w:eastAsia="ko-KR"/>
        </w:rPr>
        <w:t xml:space="preserve"> </w:t>
      </w:r>
      <w:r>
        <w:rPr>
          <w:lang w:eastAsia="ko-KR"/>
        </w:rPr>
        <w:t>싶은가</w:t>
      </w:r>
      <w:r>
        <w:rPr>
          <w:lang w:eastAsia="ko-KR"/>
        </w:rPr>
        <w:t>?”</w:t>
      </w:r>
    </w:p>
    <w:p w14:paraId="4494961A" w14:textId="77777777" w:rsidR="0086121F" w:rsidRDefault="00C328A1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읽기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자료</w:t>
      </w:r>
      <w:proofErr w:type="spellEnd"/>
      <w:r>
        <w:t>:</w:t>
      </w:r>
    </w:p>
    <w:p w14:paraId="134F3053" w14:textId="77777777" w:rsidR="0086121F" w:rsidRDefault="00C328A1">
      <w:pPr>
        <w:pStyle w:val="Compact"/>
        <w:numPr>
          <w:ilvl w:val="1"/>
          <w:numId w:val="7"/>
        </w:numPr>
      </w:pPr>
      <w:r>
        <w:t>Lancet Commission on Youth Mental Health (2024) - Executive Summary</w:t>
      </w:r>
    </w:p>
    <w:p w14:paraId="5FFDA190" w14:textId="77777777" w:rsidR="0086121F" w:rsidRDefault="00C328A1">
      <w:pPr>
        <w:pStyle w:val="Compact"/>
        <w:numPr>
          <w:ilvl w:val="1"/>
          <w:numId w:val="7"/>
        </w:numPr>
        <w:rPr>
          <w:lang w:eastAsia="ko-KR"/>
        </w:rPr>
      </w:pPr>
      <w:r>
        <w:rPr>
          <w:lang w:eastAsia="ko-KR"/>
        </w:rPr>
        <w:t>통계청</w:t>
      </w:r>
      <w:r>
        <w:rPr>
          <w:lang w:eastAsia="ko-KR"/>
        </w:rPr>
        <w:t xml:space="preserve"> (2024)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건강행태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</w:p>
    <w:p w14:paraId="202C011C" w14:textId="77777777" w:rsidR="0086121F" w:rsidRDefault="00C328A1">
      <w:pPr>
        <w:pStyle w:val="Compact"/>
        <w:numPr>
          <w:ilvl w:val="1"/>
          <w:numId w:val="7"/>
        </w:numPr>
      </w:pPr>
      <w:r>
        <w:t>WHO (2014) “Mental health: A state of well-being”</w:t>
      </w:r>
    </w:p>
    <w:p w14:paraId="533342F2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2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학제간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방법론</w:t>
      </w:r>
      <w:r>
        <w:rPr>
          <w:b/>
          <w:bCs/>
          <w:lang w:eastAsia="ko-KR"/>
        </w:rPr>
        <w:t xml:space="preserve"> - </w:t>
      </w:r>
      <w:r>
        <w:rPr>
          <w:b/>
          <w:bCs/>
          <w:lang w:eastAsia="ko-KR"/>
        </w:rPr>
        <w:t>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학문은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어떻게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연구하는가</w:t>
      </w:r>
      <w:r>
        <w:rPr>
          <w:b/>
          <w:bCs/>
          <w:lang w:eastAsia="ko-KR"/>
        </w:rPr>
        <w:t>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3551"/>
        <w:gridCol w:w="1936"/>
        <w:gridCol w:w="1936"/>
      </w:tblGrid>
      <w:tr w:rsidR="0086121F" w14:paraId="0B760634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709C2B75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3004" w:type="dxa"/>
          </w:tcPr>
          <w:p w14:paraId="323C16C6" w14:textId="77777777" w:rsidR="0086121F" w:rsidRDefault="00C328A1">
            <w:pPr>
              <w:pStyle w:val="Compact"/>
            </w:pPr>
            <w:r>
              <w:t>담당</w:t>
            </w:r>
            <w:r>
              <w:t xml:space="preserve"> </w:t>
            </w:r>
            <w:r>
              <w:t>교수</w:t>
            </w:r>
          </w:p>
        </w:tc>
        <w:tc>
          <w:tcPr>
            <w:tcW w:w="1638" w:type="dxa"/>
          </w:tcPr>
          <w:p w14:paraId="464279BA" w14:textId="77777777" w:rsidR="0086121F" w:rsidRDefault="00C328A1">
            <w:pPr>
              <w:pStyle w:val="Compact"/>
            </w:pPr>
            <w:r>
              <w:t>내용</w:t>
            </w:r>
          </w:p>
        </w:tc>
        <w:tc>
          <w:tcPr>
            <w:tcW w:w="1638" w:type="dxa"/>
          </w:tcPr>
          <w:p w14:paraId="7F44BF90" w14:textId="77777777" w:rsidR="0086121F" w:rsidRDefault="00C328A1">
            <w:pPr>
              <w:pStyle w:val="Compact"/>
            </w:pPr>
            <w:r>
              <w:t>방법</w:t>
            </w:r>
          </w:p>
        </w:tc>
      </w:tr>
      <w:tr w:rsidR="0086121F" w14:paraId="4FFB1B3D" w14:textId="77777777">
        <w:tc>
          <w:tcPr>
            <w:tcW w:w="1638" w:type="dxa"/>
          </w:tcPr>
          <w:p w14:paraId="49D8BB5A" w14:textId="77777777" w:rsidR="0086121F" w:rsidRDefault="00C328A1">
            <w:pPr>
              <w:pStyle w:val="Compact"/>
            </w:pPr>
            <w:r>
              <w:t>10:00-10:30</w:t>
            </w:r>
          </w:p>
        </w:tc>
        <w:tc>
          <w:tcPr>
            <w:tcW w:w="3004" w:type="dxa"/>
          </w:tcPr>
          <w:p w14:paraId="1A9849F5" w14:textId="77777777" w:rsidR="0086121F" w:rsidRDefault="00C328A1">
            <w:pPr>
              <w:pStyle w:val="Compact"/>
            </w:pPr>
            <w:r>
              <w:t>차지욱</w:t>
            </w:r>
          </w:p>
        </w:tc>
        <w:tc>
          <w:tcPr>
            <w:tcW w:w="1638" w:type="dxa"/>
          </w:tcPr>
          <w:p w14:paraId="5F5A02CF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신경영상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방법론</w:t>
            </w:r>
            <w:r>
              <w:rPr>
                <w:lang w:eastAsia="ko-KR"/>
              </w:rPr>
              <w:t xml:space="preserve">: fMRI, </w:t>
            </w:r>
            <w:r>
              <w:rPr>
                <w:lang w:eastAsia="ko-KR"/>
              </w:rPr>
              <w:t>구조적</w:t>
            </w:r>
            <w:r>
              <w:rPr>
                <w:lang w:eastAsia="ko-KR"/>
              </w:rPr>
              <w:t xml:space="preserve"> MRI, </w:t>
            </w:r>
            <w:proofErr w:type="spellStart"/>
            <w:r>
              <w:rPr>
                <w:lang w:eastAsia="ko-KR"/>
              </w:rPr>
              <w:t>SwiFT</w:t>
            </w:r>
            <w:proofErr w:type="spellEnd"/>
          </w:p>
        </w:tc>
        <w:tc>
          <w:tcPr>
            <w:tcW w:w="1638" w:type="dxa"/>
          </w:tcPr>
          <w:p w14:paraId="1B2AB1FE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  <w:r>
              <w:t xml:space="preserve"> + </w:t>
            </w:r>
            <w:proofErr w:type="spellStart"/>
            <w:r>
              <w:t>실제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  <w:r>
              <w:t xml:space="preserve"> </w:t>
            </w:r>
            <w:r>
              <w:t>시연</w:t>
            </w:r>
          </w:p>
        </w:tc>
      </w:tr>
      <w:tr w:rsidR="0086121F" w14:paraId="71CA778B" w14:textId="77777777">
        <w:tc>
          <w:tcPr>
            <w:tcW w:w="1638" w:type="dxa"/>
          </w:tcPr>
          <w:p w14:paraId="6F50D550" w14:textId="77777777" w:rsidR="0086121F" w:rsidRDefault="00C328A1">
            <w:pPr>
              <w:pStyle w:val="Compact"/>
            </w:pPr>
            <w:r>
              <w:t>10:30-11:00</w:t>
            </w:r>
          </w:p>
        </w:tc>
        <w:tc>
          <w:tcPr>
            <w:tcW w:w="3004" w:type="dxa"/>
          </w:tcPr>
          <w:p w14:paraId="0B145C52" w14:textId="77777777" w:rsidR="0086121F" w:rsidRDefault="00C328A1">
            <w:pPr>
              <w:pStyle w:val="Compact"/>
            </w:pPr>
            <w:r>
              <w:t>이해연</w:t>
            </w:r>
          </w:p>
        </w:tc>
        <w:tc>
          <w:tcPr>
            <w:tcW w:w="1638" w:type="dxa"/>
          </w:tcPr>
          <w:p w14:paraId="27266BD0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발달심리학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방법론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종단연구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대규모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온라인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실험</w:t>
            </w:r>
          </w:p>
        </w:tc>
        <w:tc>
          <w:tcPr>
            <w:tcW w:w="1638" w:type="dxa"/>
          </w:tcPr>
          <w:p w14:paraId="0802E2FB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강의</w:t>
            </w:r>
            <w:r>
              <w:rPr>
                <w:lang w:eastAsia="ko-KR"/>
              </w:rPr>
              <w:t xml:space="preserve"> + Nature 2022 </w:t>
            </w:r>
            <w:r>
              <w:rPr>
                <w:lang w:eastAsia="ko-KR"/>
              </w:rPr>
              <w:t>연구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소개</w:t>
            </w:r>
          </w:p>
        </w:tc>
      </w:tr>
      <w:tr w:rsidR="0086121F" w14:paraId="56EE2D42" w14:textId="77777777">
        <w:tc>
          <w:tcPr>
            <w:tcW w:w="1638" w:type="dxa"/>
          </w:tcPr>
          <w:p w14:paraId="7F5910D2" w14:textId="77777777" w:rsidR="0086121F" w:rsidRDefault="00C328A1">
            <w:pPr>
              <w:pStyle w:val="Compact"/>
            </w:pPr>
            <w:r>
              <w:t>11:00-11:30</w:t>
            </w:r>
          </w:p>
        </w:tc>
        <w:tc>
          <w:tcPr>
            <w:tcW w:w="3004" w:type="dxa"/>
          </w:tcPr>
          <w:p w14:paraId="16E735C3" w14:textId="77777777" w:rsidR="0086121F" w:rsidRDefault="00C328A1">
            <w:pPr>
              <w:pStyle w:val="Compact"/>
            </w:pPr>
            <w:r>
              <w:t>전현애</w:t>
            </w:r>
          </w:p>
        </w:tc>
        <w:tc>
          <w:tcPr>
            <w:tcW w:w="1638" w:type="dxa"/>
          </w:tcPr>
          <w:p w14:paraId="3F063BDA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언어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실험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코퍼스</w:t>
            </w:r>
            <w:r>
              <w:rPr>
                <w:lang w:eastAsia="ko-KR"/>
              </w:rPr>
              <w:t>, LLM</w:t>
            </w:r>
          </w:p>
        </w:tc>
        <w:tc>
          <w:tcPr>
            <w:tcW w:w="1638" w:type="dxa"/>
          </w:tcPr>
          <w:p w14:paraId="6D32F502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  <w:r>
              <w:t xml:space="preserve"> + </w:t>
            </w:r>
            <w:proofErr w:type="spellStart"/>
            <w:r>
              <w:t>텍스트</w:t>
            </w:r>
            <w:proofErr w:type="spellEnd"/>
            <w:r>
              <w:t xml:space="preserve"> </w:t>
            </w:r>
            <w:proofErr w:type="spellStart"/>
            <w:r>
              <w:t>분석</w:t>
            </w:r>
            <w:proofErr w:type="spellEnd"/>
            <w:r>
              <w:t xml:space="preserve"> </w:t>
            </w:r>
            <w:r>
              <w:t>시연</w:t>
            </w:r>
          </w:p>
        </w:tc>
      </w:tr>
      <w:tr w:rsidR="0086121F" w14:paraId="776FD1F6" w14:textId="77777777">
        <w:tc>
          <w:tcPr>
            <w:tcW w:w="1638" w:type="dxa"/>
          </w:tcPr>
          <w:p w14:paraId="0A4B2D99" w14:textId="77777777" w:rsidR="0086121F" w:rsidRDefault="00C328A1">
            <w:pPr>
              <w:pStyle w:val="Compact"/>
            </w:pPr>
            <w:r>
              <w:t>11:30-12:30</w:t>
            </w:r>
          </w:p>
        </w:tc>
        <w:tc>
          <w:tcPr>
            <w:tcW w:w="3004" w:type="dxa"/>
          </w:tcPr>
          <w:p w14:paraId="0120FA49" w14:textId="77777777" w:rsidR="0086121F" w:rsidRDefault="00C328A1">
            <w:pPr>
              <w:pStyle w:val="Compact"/>
            </w:pPr>
            <w:r>
              <w:t>전체</w:t>
            </w:r>
            <w:r>
              <w:t xml:space="preserve"> </w:t>
            </w:r>
            <w:r>
              <w:t>교수진</w:t>
            </w:r>
          </w:p>
        </w:tc>
        <w:tc>
          <w:tcPr>
            <w:tcW w:w="1638" w:type="dxa"/>
          </w:tcPr>
          <w:p w14:paraId="692E82BB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방법론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통합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워크숍</w:t>
            </w:r>
            <w:r>
              <w:rPr>
                <w:lang w:eastAsia="ko-KR"/>
              </w:rPr>
              <w:t>: “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방법으로</w:t>
            </w:r>
            <w:r>
              <w:rPr>
                <w:lang w:eastAsia="ko-KR"/>
              </w:rPr>
              <w:t>”</w:t>
            </w:r>
          </w:p>
        </w:tc>
        <w:tc>
          <w:tcPr>
            <w:tcW w:w="1638" w:type="dxa"/>
          </w:tcPr>
          <w:p w14:paraId="385A3353" w14:textId="77777777" w:rsidR="0086121F" w:rsidRDefault="00C328A1">
            <w:pPr>
              <w:pStyle w:val="Compact"/>
            </w:pPr>
            <w:proofErr w:type="spellStart"/>
            <w:r>
              <w:lastRenderedPageBreak/>
              <w:t>토론</w:t>
            </w:r>
            <w:proofErr w:type="spellEnd"/>
            <w:r>
              <w:t xml:space="preserve"> + </w:t>
            </w:r>
            <w:r>
              <w:t>팀</w:t>
            </w:r>
            <w:r>
              <w:t xml:space="preserve"> </w:t>
            </w:r>
            <w:proofErr w:type="spellStart"/>
            <w:r>
              <w:t>활동</w:t>
            </w:r>
            <w:proofErr w:type="spellEnd"/>
          </w:p>
        </w:tc>
      </w:tr>
    </w:tbl>
    <w:p w14:paraId="17D6D044" w14:textId="77777777" w:rsidR="0086121F" w:rsidRDefault="00C328A1">
      <w:pPr>
        <w:pStyle w:val="Compact"/>
        <w:numPr>
          <w:ilvl w:val="0"/>
          <w:numId w:val="8"/>
        </w:numPr>
      </w:pP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t>:</w:t>
      </w:r>
    </w:p>
    <w:p w14:paraId="27008AF5" w14:textId="77777777" w:rsidR="0086121F" w:rsidRDefault="00C328A1">
      <w:pPr>
        <w:pStyle w:val="Compact"/>
        <w:numPr>
          <w:ilvl w:val="1"/>
          <w:numId w:val="9"/>
        </w:numPr>
        <w:rPr>
          <w:lang w:eastAsia="ko-KR"/>
        </w:rPr>
      </w:pPr>
      <w:r>
        <w:rPr>
          <w:lang w:eastAsia="ko-KR"/>
        </w:rPr>
        <w:t>팀별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>: “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정신건강에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팀의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”</w:t>
      </w:r>
    </w:p>
    <w:p w14:paraId="5ADFB311" w14:textId="77777777" w:rsidR="0086121F" w:rsidRDefault="00C328A1">
      <w:pPr>
        <w:pStyle w:val="Compact"/>
        <w:numPr>
          <w:ilvl w:val="1"/>
          <w:numId w:val="9"/>
        </w:num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방법론으로</w:t>
      </w:r>
      <w:r>
        <w:rPr>
          <w:lang w:eastAsia="ko-KR"/>
        </w:rPr>
        <w:t xml:space="preserve"> </w:t>
      </w:r>
      <w:r>
        <w:rPr>
          <w:lang w:eastAsia="ko-KR"/>
        </w:rPr>
        <w:t>접근한다면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수집할지</w:t>
      </w:r>
      <w:r>
        <w:rPr>
          <w:lang w:eastAsia="ko-KR"/>
        </w:rPr>
        <w:t xml:space="preserve"> </w:t>
      </w:r>
      <w:r>
        <w:rPr>
          <w:lang w:eastAsia="ko-KR"/>
        </w:rPr>
        <w:t>브레인스토밍</w:t>
      </w:r>
    </w:p>
    <w:p w14:paraId="52E579C0" w14:textId="77777777" w:rsidR="0086121F" w:rsidRDefault="00C328A1">
      <w:pPr>
        <w:pStyle w:val="Compact"/>
        <w:numPr>
          <w:ilvl w:val="1"/>
          <w:numId w:val="9"/>
        </w:numPr>
        <w:rPr>
          <w:lang w:eastAsia="ko-KR"/>
        </w:rPr>
      </w:pPr>
      <w:r>
        <w:rPr>
          <w:lang w:eastAsia="ko-KR"/>
        </w:rPr>
        <w:t>예</w:t>
      </w:r>
      <w:r>
        <w:rPr>
          <w:lang w:eastAsia="ko-KR"/>
        </w:rPr>
        <w:t>: “</w:t>
      </w:r>
      <w:r>
        <w:rPr>
          <w:lang w:eastAsia="ko-KR"/>
        </w:rPr>
        <w:t>스마트폰</w:t>
      </w:r>
      <w:r>
        <w:rPr>
          <w:lang w:eastAsia="ko-KR"/>
        </w:rPr>
        <w:t xml:space="preserve"> </w:t>
      </w:r>
      <w:r>
        <w:rPr>
          <w:lang w:eastAsia="ko-KR"/>
        </w:rPr>
        <w:t>과다사용이</w:t>
      </w:r>
      <w:r>
        <w:rPr>
          <w:lang w:eastAsia="ko-KR"/>
        </w:rPr>
        <w:t xml:space="preserve"> </w:t>
      </w:r>
      <w:r>
        <w:rPr>
          <w:lang w:eastAsia="ko-KR"/>
        </w:rPr>
        <w:t>우울에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>”</w:t>
      </w:r>
    </w:p>
    <w:p w14:paraId="487CAE24" w14:textId="77777777" w:rsidR="0086121F" w:rsidRDefault="00C328A1">
      <w:pPr>
        <w:pStyle w:val="Compact"/>
        <w:numPr>
          <w:ilvl w:val="2"/>
          <w:numId w:val="10"/>
        </w:numPr>
        <w:rPr>
          <w:lang w:eastAsia="ko-KR"/>
        </w:rPr>
      </w:pPr>
      <w:r>
        <w:rPr>
          <w:lang w:eastAsia="ko-KR"/>
        </w:rPr>
        <w:t>뇌</w:t>
      </w:r>
      <w:r>
        <w:rPr>
          <w:lang w:eastAsia="ko-KR"/>
        </w:rPr>
        <w:t xml:space="preserve">: </w:t>
      </w:r>
      <w:r>
        <w:rPr>
          <w:lang w:eastAsia="ko-KR"/>
        </w:rPr>
        <w:t>스마트폰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전전두엽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회색질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부피</w:t>
      </w:r>
      <w:r>
        <w:rPr>
          <w:lang w:eastAsia="ko-KR"/>
        </w:rPr>
        <w:t xml:space="preserve"> </w:t>
      </w:r>
      <w:r>
        <w:rPr>
          <w:lang w:eastAsia="ko-KR"/>
        </w:rPr>
        <w:t>상관</w:t>
      </w:r>
    </w:p>
    <w:p w14:paraId="72316A6D" w14:textId="77777777" w:rsidR="0086121F" w:rsidRDefault="00C328A1">
      <w:pPr>
        <w:pStyle w:val="Compact"/>
        <w:numPr>
          <w:ilvl w:val="2"/>
          <w:numId w:val="10"/>
        </w:numPr>
        <w:rPr>
          <w:lang w:eastAsia="ko-KR"/>
        </w:rPr>
      </w:pPr>
      <w:r>
        <w:rPr>
          <w:lang w:eastAsia="ko-KR"/>
        </w:rPr>
        <w:t>행동</w:t>
      </w:r>
      <w:r>
        <w:rPr>
          <w:lang w:eastAsia="ko-KR"/>
        </w:rPr>
        <w:t xml:space="preserve">: </w:t>
      </w:r>
      <w:r>
        <w:rPr>
          <w:lang w:eastAsia="ko-KR"/>
        </w:rPr>
        <w:t>종단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변화와</w:t>
      </w:r>
      <w:r>
        <w:rPr>
          <w:lang w:eastAsia="ko-KR"/>
        </w:rPr>
        <w:t xml:space="preserve"> </w:t>
      </w:r>
      <w:r>
        <w:rPr>
          <w:lang w:eastAsia="ko-KR"/>
        </w:rPr>
        <w:t>우울</w:t>
      </w:r>
      <w:r>
        <w:rPr>
          <w:lang w:eastAsia="ko-KR"/>
        </w:rPr>
        <w:t xml:space="preserve"> </w:t>
      </w:r>
      <w:r>
        <w:rPr>
          <w:lang w:eastAsia="ko-KR"/>
        </w:rPr>
        <w:t>증상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</w:p>
    <w:p w14:paraId="6CCCBF25" w14:textId="77777777" w:rsidR="0086121F" w:rsidRDefault="00C328A1">
      <w:pPr>
        <w:pStyle w:val="Compact"/>
        <w:numPr>
          <w:ilvl w:val="2"/>
          <w:numId w:val="10"/>
        </w:numPr>
        <w:rPr>
          <w:lang w:eastAsia="ko-KR"/>
        </w:rPr>
      </w:pPr>
      <w:r>
        <w:rPr>
          <w:lang w:eastAsia="ko-KR"/>
        </w:rPr>
        <w:t>언어</w:t>
      </w:r>
      <w:r>
        <w:rPr>
          <w:lang w:eastAsia="ko-KR"/>
        </w:rPr>
        <w:t xml:space="preserve">: SNS </w:t>
      </w:r>
      <w:r>
        <w:rPr>
          <w:lang w:eastAsia="ko-KR"/>
        </w:rPr>
        <w:t>텍스트에서</w:t>
      </w:r>
      <w:r>
        <w:rPr>
          <w:lang w:eastAsia="ko-KR"/>
        </w:rPr>
        <w:t xml:space="preserve"> </w:t>
      </w:r>
      <w:r>
        <w:rPr>
          <w:lang w:eastAsia="ko-KR"/>
        </w:rPr>
        <w:t>우울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5CDEFB2" w14:textId="77777777" w:rsidR="0086121F" w:rsidRDefault="00C328A1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읽기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자료</w:t>
      </w:r>
      <w:proofErr w:type="spellEnd"/>
      <w:r>
        <w:t>:</w:t>
      </w:r>
    </w:p>
    <w:p w14:paraId="48713FE1" w14:textId="77777777" w:rsidR="0086121F" w:rsidRDefault="00C328A1">
      <w:pPr>
        <w:pStyle w:val="Compact"/>
        <w:numPr>
          <w:ilvl w:val="1"/>
          <w:numId w:val="11"/>
        </w:numPr>
      </w:pPr>
      <w:r>
        <w:t xml:space="preserve">Casey et al. (2019) “The ABCD study” </w:t>
      </w:r>
      <w:r>
        <w:rPr>
          <w:i/>
          <w:iCs/>
        </w:rPr>
        <w:t>Developmental Cognitive Neuroscience</w:t>
      </w:r>
    </w:p>
    <w:p w14:paraId="3BAC67C4" w14:textId="77777777" w:rsidR="0086121F" w:rsidRDefault="00C328A1">
      <w:pPr>
        <w:pStyle w:val="Compact"/>
        <w:numPr>
          <w:ilvl w:val="1"/>
          <w:numId w:val="11"/>
        </w:numPr>
      </w:pPr>
      <w:r>
        <w:t xml:space="preserve">Yeager et al. (2022) “A synergistic mindsets intervention protects adolescents from stress” </w:t>
      </w:r>
      <w:r>
        <w:rPr>
          <w:i/>
          <w:iCs/>
        </w:rPr>
        <w:t>Nature</w:t>
      </w:r>
    </w:p>
    <w:p w14:paraId="6015998D" w14:textId="77777777" w:rsidR="0086121F" w:rsidRDefault="00C328A1">
      <w:pPr>
        <w:pStyle w:val="Compact"/>
        <w:numPr>
          <w:ilvl w:val="1"/>
          <w:numId w:val="11"/>
        </w:numPr>
      </w:pPr>
      <w:r>
        <w:t xml:space="preserve">Guntuku et al. (2023) “Language models in mental health” </w:t>
      </w:r>
      <w:r>
        <w:rPr>
          <w:i/>
          <w:iCs/>
        </w:rPr>
        <w:t>Nature Medicine</w:t>
      </w:r>
    </w:p>
    <w:p w14:paraId="37B09DC6" w14:textId="77777777" w:rsidR="0086121F" w:rsidRDefault="00C328A1">
      <w:pPr>
        <w:pStyle w:val="Heading4"/>
        <w:rPr>
          <w:lang w:eastAsia="ko-KR"/>
        </w:rPr>
      </w:pPr>
      <w:bookmarkStart w:id="37" w:name="module-2-청소년-뇌-발달-week-3-5---확장"/>
      <w:bookmarkEnd w:id="36"/>
      <w:r>
        <w:rPr>
          <w:b/>
          <w:bCs/>
          <w:lang w:eastAsia="ko-KR"/>
        </w:rPr>
        <w:t xml:space="preserve">Module 2: </w:t>
      </w:r>
      <w:r>
        <w:rPr>
          <w:b/>
          <w:bCs/>
          <w:lang w:eastAsia="ko-KR"/>
        </w:rPr>
        <w:t>청소년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발달</w:t>
      </w:r>
      <w:r>
        <w:rPr>
          <w:b/>
          <w:bCs/>
          <w:lang w:eastAsia="ko-KR"/>
        </w:rPr>
        <w:t xml:space="preserve"> (Week 3-5)</w:t>
      </w:r>
      <w:r>
        <w:rPr>
          <w:lang w:eastAsia="ko-KR"/>
        </w:rPr>
        <w:t xml:space="preserve"> - </w:t>
      </w:r>
      <w:r>
        <w:rPr>
          <w:lang w:eastAsia="ko-KR"/>
        </w:rPr>
        <w:t>확장</w:t>
      </w:r>
    </w:p>
    <w:p w14:paraId="0DA18FD2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lang w:eastAsia="ko-KR"/>
        </w:rPr>
        <w:t xml:space="preserve">: </w:t>
      </w:r>
      <w:r>
        <w:rPr>
          <w:lang w:eastAsia="ko-KR"/>
        </w:rPr>
        <w:t>차지욱</w:t>
      </w:r>
      <w:r>
        <w:rPr>
          <w:lang w:eastAsia="ko-KR"/>
        </w:rPr>
        <w:t xml:space="preserve"> (</w:t>
      </w:r>
      <w:r>
        <w:rPr>
          <w:lang w:eastAsia="ko-KR"/>
        </w:rPr>
        <w:t>신경과학</w:t>
      </w:r>
      <w:r>
        <w:rPr>
          <w:lang w:eastAsia="ko-KR"/>
        </w:rPr>
        <w:t xml:space="preserve">) </w:t>
      </w:r>
      <w:r>
        <w:rPr>
          <w:lang w:eastAsia="ko-KR"/>
        </w:rPr>
        <w:t>주도</w:t>
      </w:r>
      <w:r>
        <w:rPr>
          <w:lang w:eastAsia="ko-KR"/>
        </w:rPr>
        <w:t xml:space="preserve">, </w:t>
      </w:r>
      <w:r>
        <w:rPr>
          <w:lang w:eastAsia="ko-KR"/>
        </w:rPr>
        <w:t>이해연</w:t>
      </w:r>
      <w:r>
        <w:rPr>
          <w:lang w:eastAsia="ko-KR"/>
        </w:rPr>
        <w:t>·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게스트</w:t>
      </w:r>
    </w:p>
    <w:p w14:paraId="0A172B6E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3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청소년기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발달의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신경생물학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3551"/>
        <w:gridCol w:w="1936"/>
        <w:gridCol w:w="1936"/>
      </w:tblGrid>
      <w:tr w:rsidR="0086121F" w14:paraId="28158BA6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35E9E105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3004" w:type="dxa"/>
          </w:tcPr>
          <w:p w14:paraId="686A5049" w14:textId="77777777" w:rsidR="0086121F" w:rsidRDefault="00C328A1">
            <w:pPr>
              <w:pStyle w:val="Compact"/>
            </w:pPr>
            <w:r>
              <w:t>담당</w:t>
            </w:r>
            <w:r>
              <w:t xml:space="preserve"> </w:t>
            </w:r>
            <w:r>
              <w:t>교수</w:t>
            </w:r>
          </w:p>
        </w:tc>
        <w:tc>
          <w:tcPr>
            <w:tcW w:w="1638" w:type="dxa"/>
          </w:tcPr>
          <w:p w14:paraId="5196E7B2" w14:textId="77777777" w:rsidR="0086121F" w:rsidRDefault="00C328A1">
            <w:pPr>
              <w:pStyle w:val="Compact"/>
            </w:pPr>
            <w:r>
              <w:t>내용</w:t>
            </w:r>
          </w:p>
        </w:tc>
        <w:tc>
          <w:tcPr>
            <w:tcW w:w="1638" w:type="dxa"/>
          </w:tcPr>
          <w:p w14:paraId="25437613" w14:textId="77777777" w:rsidR="0086121F" w:rsidRDefault="00C328A1">
            <w:pPr>
              <w:pStyle w:val="Compact"/>
            </w:pPr>
            <w:r>
              <w:t>형식</w:t>
            </w:r>
          </w:p>
        </w:tc>
      </w:tr>
      <w:tr w:rsidR="0086121F" w14:paraId="3398B744" w14:textId="77777777">
        <w:tc>
          <w:tcPr>
            <w:tcW w:w="1638" w:type="dxa"/>
          </w:tcPr>
          <w:p w14:paraId="5D9B237D" w14:textId="77777777" w:rsidR="0086121F" w:rsidRDefault="00C328A1">
            <w:pPr>
              <w:pStyle w:val="Compact"/>
            </w:pPr>
            <w:r>
              <w:t>10:00-10:45</w:t>
            </w:r>
          </w:p>
        </w:tc>
        <w:tc>
          <w:tcPr>
            <w:tcW w:w="3004" w:type="dxa"/>
          </w:tcPr>
          <w:p w14:paraId="23AD577E" w14:textId="77777777" w:rsidR="0086121F" w:rsidRDefault="00C328A1">
            <w:pPr>
              <w:pStyle w:val="Compact"/>
            </w:pPr>
            <w:r>
              <w:t>차지욱</w:t>
            </w:r>
          </w:p>
        </w:tc>
        <w:tc>
          <w:tcPr>
            <w:tcW w:w="1638" w:type="dxa"/>
          </w:tcPr>
          <w:p w14:paraId="4C023186" w14:textId="77777777" w:rsidR="0086121F" w:rsidRDefault="00C328A1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전전두엽</w:t>
            </w:r>
            <w:proofErr w:type="spellEnd"/>
            <w:r>
              <w:rPr>
                <w:lang w:eastAsia="ko-KR"/>
              </w:rPr>
              <w:t>-</w:t>
            </w:r>
            <w:proofErr w:type="spellStart"/>
            <w:r>
              <w:rPr>
                <w:lang w:eastAsia="ko-KR"/>
              </w:rPr>
              <w:t>편도체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발달과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정서조절</w:t>
            </w:r>
          </w:p>
        </w:tc>
        <w:tc>
          <w:tcPr>
            <w:tcW w:w="1638" w:type="dxa"/>
          </w:tcPr>
          <w:p w14:paraId="0B32B6BA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1F0C5E5A" w14:textId="77777777">
        <w:tc>
          <w:tcPr>
            <w:tcW w:w="1638" w:type="dxa"/>
          </w:tcPr>
          <w:p w14:paraId="04BB804D" w14:textId="77777777" w:rsidR="0086121F" w:rsidRDefault="00C328A1">
            <w:pPr>
              <w:pStyle w:val="Compact"/>
            </w:pPr>
            <w:r>
              <w:t>10:45-11:15</w:t>
            </w:r>
          </w:p>
        </w:tc>
        <w:tc>
          <w:tcPr>
            <w:tcW w:w="3004" w:type="dxa"/>
          </w:tcPr>
          <w:p w14:paraId="2835C039" w14:textId="77777777" w:rsidR="0086121F" w:rsidRDefault="00C328A1">
            <w:pPr>
              <w:pStyle w:val="Compact"/>
            </w:pPr>
            <w:r>
              <w:t>차지욱</w:t>
            </w:r>
          </w:p>
        </w:tc>
        <w:tc>
          <w:tcPr>
            <w:tcW w:w="1638" w:type="dxa"/>
          </w:tcPr>
          <w:p w14:paraId="311C11AA" w14:textId="77777777" w:rsidR="0086121F" w:rsidRDefault="00C328A1">
            <w:pPr>
              <w:pStyle w:val="Compact"/>
            </w:pPr>
            <w:r>
              <w:t xml:space="preserve">SwiFT (Swin 4D fMRI Transformer) </w:t>
            </w:r>
            <w:r>
              <w:t>소개</w:t>
            </w:r>
          </w:p>
        </w:tc>
        <w:tc>
          <w:tcPr>
            <w:tcW w:w="1638" w:type="dxa"/>
          </w:tcPr>
          <w:p w14:paraId="1CDE8120" w14:textId="77777777" w:rsidR="0086121F" w:rsidRDefault="00C328A1">
            <w:pPr>
              <w:pStyle w:val="Compact"/>
            </w:pPr>
            <w:r>
              <w:t>강의</w:t>
            </w:r>
            <w:r>
              <w:t xml:space="preserve"> + </w:t>
            </w:r>
            <w:r>
              <w:t>시연</w:t>
            </w:r>
          </w:p>
        </w:tc>
      </w:tr>
      <w:tr w:rsidR="0086121F" w14:paraId="5F182844" w14:textId="77777777">
        <w:tc>
          <w:tcPr>
            <w:tcW w:w="1638" w:type="dxa"/>
          </w:tcPr>
          <w:p w14:paraId="388C5F3D" w14:textId="77777777" w:rsidR="0086121F" w:rsidRDefault="00C328A1">
            <w:pPr>
              <w:pStyle w:val="Compact"/>
            </w:pPr>
            <w:r>
              <w:t>11:15-11:30</w:t>
            </w:r>
          </w:p>
        </w:tc>
        <w:tc>
          <w:tcPr>
            <w:tcW w:w="3004" w:type="dxa"/>
          </w:tcPr>
          <w:p w14:paraId="7C2E7801" w14:textId="77777777" w:rsidR="0086121F" w:rsidRDefault="00C328A1">
            <w:pPr>
              <w:pStyle w:val="Compact"/>
            </w:pPr>
            <w:r>
              <w:t>이해연</w:t>
            </w:r>
            <w:r>
              <w:t xml:space="preserve"> (</w:t>
            </w:r>
            <w:r>
              <w:t>게스트</w:t>
            </w:r>
            <w:r>
              <w:t>)</w:t>
            </w:r>
          </w:p>
        </w:tc>
        <w:tc>
          <w:tcPr>
            <w:tcW w:w="1638" w:type="dxa"/>
          </w:tcPr>
          <w:p w14:paraId="1DBEBE32" w14:textId="3DF7D3DD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발달과</w:t>
            </w:r>
            <w:r>
              <w:rPr>
                <w:lang w:eastAsia="ko-KR"/>
              </w:rPr>
              <w:t xml:space="preserve"> </w:t>
            </w:r>
            <w:ins w:id="38" w:author="Hae Yeon Lee" w:date="2025-10-22T17:12:00Z" w16du:dateUtc="2025-10-22T08:12:00Z">
              <w:r w:rsidR="002E0F14">
                <w:rPr>
                  <w:rFonts w:hint="eastAsia"/>
                  <w:lang w:eastAsia="ko-KR"/>
                </w:rPr>
                <w:t>사회정서적</w:t>
              </w:r>
              <w:r w:rsidR="002E0F14">
                <w:rPr>
                  <w:rFonts w:hint="eastAsia"/>
                  <w:lang w:eastAsia="ko-KR"/>
                </w:rPr>
                <w:t xml:space="preserve"> </w:t>
              </w:r>
            </w:ins>
            <w:r>
              <w:rPr>
                <w:lang w:eastAsia="ko-KR"/>
              </w:rPr>
              <w:t>발달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과업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어떻게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연결되나</w:t>
            </w:r>
            <w:r>
              <w:rPr>
                <w:lang w:eastAsia="ko-KR"/>
              </w:rPr>
              <w:t>?”</w:t>
            </w:r>
          </w:p>
        </w:tc>
        <w:tc>
          <w:tcPr>
            <w:tcW w:w="1638" w:type="dxa"/>
          </w:tcPr>
          <w:p w14:paraId="399332FF" w14:textId="77777777" w:rsidR="0086121F" w:rsidRDefault="00C328A1">
            <w:pPr>
              <w:pStyle w:val="Compact"/>
            </w:pPr>
            <w:proofErr w:type="spellStart"/>
            <w:r>
              <w:t>짧은</w:t>
            </w:r>
            <w:proofErr w:type="spellEnd"/>
            <w:r>
              <w:t xml:space="preserve"> </w:t>
            </w:r>
            <w:proofErr w:type="spellStart"/>
            <w:r>
              <w:t>코멘트</w:t>
            </w:r>
            <w:proofErr w:type="spellEnd"/>
          </w:p>
        </w:tc>
      </w:tr>
      <w:tr w:rsidR="0086121F" w14:paraId="31962DB0" w14:textId="77777777">
        <w:tc>
          <w:tcPr>
            <w:tcW w:w="1638" w:type="dxa"/>
          </w:tcPr>
          <w:p w14:paraId="3CCDAB6B" w14:textId="77777777" w:rsidR="0086121F" w:rsidRDefault="00C328A1">
            <w:pPr>
              <w:pStyle w:val="Compact"/>
            </w:pPr>
            <w:r>
              <w:t>11:30-12:30</w:t>
            </w:r>
          </w:p>
        </w:tc>
        <w:tc>
          <w:tcPr>
            <w:tcW w:w="3004" w:type="dxa"/>
          </w:tcPr>
          <w:p w14:paraId="3936053C" w14:textId="77777777" w:rsidR="0086121F" w:rsidRDefault="00C328A1">
            <w:pPr>
              <w:pStyle w:val="Compact"/>
            </w:pPr>
            <w:r>
              <w:t xml:space="preserve">TA </w:t>
            </w:r>
            <w:r>
              <w:t>주도</w:t>
            </w:r>
          </w:p>
        </w:tc>
        <w:tc>
          <w:tcPr>
            <w:tcW w:w="1638" w:type="dxa"/>
          </w:tcPr>
          <w:p w14:paraId="68738EB5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실습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fMRI </w:t>
            </w:r>
            <w:r>
              <w:rPr>
                <w:lang w:eastAsia="ko-KR"/>
              </w:rPr>
              <w:t>데이터셋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(ABCD Study)</w:t>
            </w:r>
          </w:p>
        </w:tc>
        <w:tc>
          <w:tcPr>
            <w:tcW w:w="1638" w:type="dxa"/>
          </w:tcPr>
          <w:p w14:paraId="3436B3A2" w14:textId="77777777" w:rsidR="0086121F" w:rsidRDefault="00C328A1">
            <w:pPr>
              <w:pStyle w:val="Compact"/>
            </w:pPr>
            <w:proofErr w:type="spellStart"/>
            <w:r>
              <w:t>컴퓨터</w:t>
            </w:r>
            <w:proofErr w:type="spellEnd"/>
            <w:r>
              <w:t xml:space="preserve"> </w:t>
            </w:r>
            <w:proofErr w:type="spellStart"/>
            <w:r>
              <w:t>실습</w:t>
            </w:r>
            <w:proofErr w:type="spellEnd"/>
          </w:p>
        </w:tc>
      </w:tr>
    </w:tbl>
    <w:p w14:paraId="696378A0" w14:textId="77777777" w:rsidR="0086121F" w:rsidRDefault="00C328A1">
      <w:pPr>
        <w:pStyle w:val="Compact"/>
        <w:numPr>
          <w:ilvl w:val="0"/>
          <w:numId w:val="12"/>
        </w:numPr>
      </w:pP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t>:</w:t>
      </w:r>
    </w:p>
    <w:p w14:paraId="28177B1A" w14:textId="77777777" w:rsidR="0086121F" w:rsidRDefault="00C328A1">
      <w:pPr>
        <w:pStyle w:val="Compact"/>
        <w:numPr>
          <w:ilvl w:val="1"/>
          <w:numId w:val="13"/>
        </w:numPr>
        <w:rPr>
          <w:lang w:eastAsia="ko-KR"/>
        </w:rPr>
      </w:pPr>
      <w:proofErr w:type="spellStart"/>
      <w:r>
        <w:rPr>
          <w:lang w:eastAsia="ko-KR"/>
        </w:rPr>
        <w:t>Jupyter</w:t>
      </w:r>
      <w:proofErr w:type="spellEnd"/>
      <w:r>
        <w:rPr>
          <w:lang w:eastAsia="ko-KR"/>
        </w:rPr>
        <w:t xml:space="preserve"> Notebook </w:t>
      </w:r>
      <w:r>
        <w:rPr>
          <w:lang w:eastAsia="ko-KR"/>
        </w:rPr>
        <w:t>실습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SwiFT</w:t>
      </w:r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vs </w:t>
      </w:r>
      <w:r>
        <w:rPr>
          <w:lang w:eastAsia="ko-KR"/>
        </w:rPr>
        <w:t>성인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</w:p>
    <w:p w14:paraId="27DA5A48" w14:textId="77777777" w:rsidR="0086121F" w:rsidRDefault="00C328A1">
      <w:pPr>
        <w:pStyle w:val="Compact"/>
        <w:numPr>
          <w:ilvl w:val="1"/>
          <w:numId w:val="13"/>
        </w:numPr>
        <w:rPr>
          <w:lang w:eastAsia="ko-KR"/>
        </w:rPr>
      </w:pPr>
      <w:r>
        <w:rPr>
          <w:lang w:eastAsia="ko-KR"/>
        </w:rPr>
        <w:t>정서적</w:t>
      </w:r>
      <w:r>
        <w:rPr>
          <w:lang w:eastAsia="ko-KR"/>
        </w:rPr>
        <w:t xml:space="preserve"> </w:t>
      </w:r>
      <w:r>
        <w:rPr>
          <w:lang w:eastAsia="ko-KR"/>
        </w:rPr>
        <w:t>얼굴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편도체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7EC63AB8" w14:textId="77777777" w:rsidR="0086121F" w:rsidRDefault="00C328A1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lastRenderedPageBreak/>
        <w:t>읽기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자료</w:t>
      </w:r>
      <w:proofErr w:type="spellEnd"/>
      <w:r>
        <w:t>:</w:t>
      </w:r>
    </w:p>
    <w:p w14:paraId="15C79863" w14:textId="77777777" w:rsidR="0086121F" w:rsidRDefault="00C328A1">
      <w:pPr>
        <w:pStyle w:val="Compact"/>
        <w:numPr>
          <w:ilvl w:val="1"/>
          <w:numId w:val="14"/>
        </w:numPr>
      </w:pPr>
      <w:r>
        <w:t xml:space="preserve">Cha et al. (2023) “SwiFT: Swin 4D fMRI Transformer” </w:t>
      </w:r>
      <w:r>
        <w:rPr>
          <w:i/>
          <w:iCs/>
        </w:rPr>
        <w:t>NeurIPS</w:t>
      </w:r>
    </w:p>
    <w:p w14:paraId="252DC4E4" w14:textId="77777777" w:rsidR="0086121F" w:rsidRDefault="00C328A1">
      <w:pPr>
        <w:pStyle w:val="Compact"/>
        <w:numPr>
          <w:ilvl w:val="1"/>
          <w:numId w:val="14"/>
        </w:numPr>
      </w:pPr>
      <w:r>
        <w:t xml:space="preserve">Casey et al. (2008) “The storm and stress of adolescence” </w:t>
      </w:r>
      <w:r>
        <w:rPr>
          <w:i/>
          <w:iCs/>
        </w:rPr>
        <w:t>Developmental Review</w:t>
      </w:r>
    </w:p>
    <w:p w14:paraId="67E717C6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4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신경발달과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정신병리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3551"/>
        <w:gridCol w:w="1936"/>
        <w:gridCol w:w="1936"/>
      </w:tblGrid>
      <w:tr w:rsidR="0086121F" w14:paraId="23E64363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2787E292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3004" w:type="dxa"/>
          </w:tcPr>
          <w:p w14:paraId="230BB423" w14:textId="77777777" w:rsidR="0086121F" w:rsidRDefault="00C328A1">
            <w:pPr>
              <w:pStyle w:val="Compact"/>
            </w:pPr>
            <w:r>
              <w:t>담당</w:t>
            </w:r>
            <w:r>
              <w:t xml:space="preserve"> </w:t>
            </w:r>
            <w:r>
              <w:t>교수</w:t>
            </w:r>
          </w:p>
        </w:tc>
        <w:tc>
          <w:tcPr>
            <w:tcW w:w="1638" w:type="dxa"/>
          </w:tcPr>
          <w:p w14:paraId="130A65EE" w14:textId="77777777" w:rsidR="0086121F" w:rsidRDefault="00C328A1">
            <w:pPr>
              <w:pStyle w:val="Compact"/>
            </w:pPr>
            <w:r>
              <w:t>내용</w:t>
            </w:r>
          </w:p>
        </w:tc>
        <w:tc>
          <w:tcPr>
            <w:tcW w:w="1638" w:type="dxa"/>
          </w:tcPr>
          <w:p w14:paraId="10F50C51" w14:textId="77777777" w:rsidR="0086121F" w:rsidRDefault="00C328A1">
            <w:pPr>
              <w:pStyle w:val="Compact"/>
            </w:pPr>
            <w:r>
              <w:t>형식</w:t>
            </w:r>
          </w:p>
        </w:tc>
      </w:tr>
      <w:tr w:rsidR="0086121F" w14:paraId="1EBE385B" w14:textId="77777777">
        <w:tc>
          <w:tcPr>
            <w:tcW w:w="1638" w:type="dxa"/>
          </w:tcPr>
          <w:p w14:paraId="53B3FD23" w14:textId="77777777" w:rsidR="0086121F" w:rsidRDefault="00C328A1">
            <w:pPr>
              <w:pStyle w:val="Compact"/>
            </w:pPr>
            <w:r>
              <w:t>10:00-10:30</w:t>
            </w:r>
          </w:p>
        </w:tc>
        <w:tc>
          <w:tcPr>
            <w:tcW w:w="3004" w:type="dxa"/>
          </w:tcPr>
          <w:p w14:paraId="3B030F31" w14:textId="77777777" w:rsidR="0086121F" w:rsidRDefault="00C328A1">
            <w:pPr>
              <w:pStyle w:val="Compact"/>
            </w:pPr>
            <w:r>
              <w:t>차지욱</w:t>
            </w:r>
          </w:p>
        </w:tc>
        <w:tc>
          <w:tcPr>
            <w:tcW w:w="1638" w:type="dxa"/>
          </w:tcPr>
          <w:p w14:paraId="7F6A9EB8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우울증과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불안장애의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신경회로</w:t>
            </w:r>
          </w:p>
        </w:tc>
        <w:tc>
          <w:tcPr>
            <w:tcW w:w="1638" w:type="dxa"/>
          </w:tcPr>
          <w:p w14:paraId="3857E378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6E80A922" w14:textId="77777777">
        <w:tc>
          <w:tcPr>
            <w:tcW w:w="1638" w:type="dxa"/>
          </w:tcPr>
          <w:p w14:paraId="0284B2A9" w14:textId="77777777" w:rsidR="0086121F" w:rsidRDefault="00C328A1">
            <w:pPr>
              <w:pStyle w:val="Compact"/>
            </w:pPr>
            <w:r>
              <w:t>10:30-11:00</w:t>
            </w:r>
          </w:p>
        </w:tc>
        <w:tc>
          <w:tcPr>
            <w:tcW w:w="3004" w:type="dxa"/>
          </w:tcPr>
          <w:p w14:paraId="37C6A854" w14:textId="77777777" w:rsidR="0086121F" w:rsidRDefault="00C328A1">
            <w:pPr>
              <w:pStyle w:val="Compact"/>
            </w:pPr>
            <w:r>
              <w:t>차지욱</w:t>
            </w:r>
          </w:p>
        </w:tc>
        <w:tc>
          <w:tcPr>
            <w:tcW w:w="1638" w:type="dxa"/>
          </w:tcPr>
          <w:p w14:paraId="5B347B6D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ENIGMA OCD </w:t>
            </w:r>
            <w:r>
              <w:rPr>
                <w:lang w:eastAsia="ko-KR"/>
              </w:rPr>
              <w:t>연구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국제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컨소시엄의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힘</w:t>
            </w:r>
          </w:p>
        </w:tc>
        <w:tc>
          <w:tcPr>
            <w:tcW w:w="1638" w:type="dxa"/>
          </w:tcPr>
          <w:p w14:paraId="076FFE6F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66474322" w14:textId="77777777">
        <w:tc>
          <w:tcPr>
            <w:tcW w:w="1638" w:type="dxa"/>
          </w:tcPr>
          <w:p w14:paraId="58E58220" w14:textId="77777777" w:rsidR="0086121F" w:rsidRDefault="00C328A1">
            <w:pPr>
              <w:pStyle w:val="Compact"/>
            </w:pPr>
            <w:r>
              <w:t>11:00-11:30</w:t>
            </w:r>
          </w:p>
        </w:tc>
        <w:tc>
          <w:tcPr>
            <w:tcW w:w="3004" w:type="dxa"/>
          </w:tcPr>
          <w:p w14:paraId="77BDDA5E" w14:textId="77777777" w:rsidR="0086121F" w:rsidRDefault="00C328A1">
            <w:pPr>
              <w:pStyle w:val="Compact"/>
            </w:pPr>
            <w:r>
              <w:t>이해연</w:t>
            </w:r>
            <w:r>
              <w:t xml:space="preserve"> (</w:t>
            </w:r>
            <w:r>
              <w:t>게스트</w:t>
            </w:r>
            <w:r>
              <w:t>)</w:t>
            </w:r>
          </w:p>
        </w:tc>
        <w:tc>
          <w:tcPr>
            <w:tcW w:w="1638" w:type="dxa"/>
          </w:tcPr>
          <w:p w14:paraId="496F32B2" w14:textId="6B03BAAD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신경발달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차이</w:t>
            </w:r>
            <w:r>
              <w:rPr>
                <w:lang w:eastAsia="ko-KR"/>
              </w:rPr>
              <w:t xml:space="preserve"> = </w:t>
            </w:r>
            <w:r>
              <w:rPr>
                <w:lang w:eastAsia="ko-KR"/>
              </w:rPr>
              <w:t>질병</w:t>
            </w:r>
            <w:r>
              <w:rPr>
                <w:lang w:eastAsia="ko-KR"/>
              </w:rPr>
              <w:t xml:space="preserve">? </w:t>
            </w:r>
            <w:ins w:id="39" w:author="Hae Yeon Lee" w:date="2025-10-22T17:12:00Z" w16du:dateUtc="2025-10-22T08:12:00Z">
              <w:r w:rsidR="002E0F14">
                <w:rPr>
                  <w:rFonts w:hint="eastAsia"/>
                  <w:lang w:eastAsia="ko-KR"/>
                </w:rPr>
                <w:t>개인차</w:t>
              </w:r>
              <w:r w:rsidR="002E0F14">
                <w:rPr>
                  <w:rFonts w:hint="eastAsia"/>
                  <w:lang w:eastAsia="ko-KR"/>
                </w:rPr>
                <w:t xml:space="preserve">, </w:t>
              </w:r>
              <w:proofErr w:type="spellStart"/>
              <w:r w:rsidR="002E0F14">
                <w:rPr>
                  <w:rFonts w:hint="eastAsia"/>
                  <w:lang w:eastAsia="ko-KR"/>
                </w:rPr>
                <w:t>문화차</w:t>
              </w:r>
              <w:proofErr w:type="spellEnd"/>
              <w:r w:rsidR="002E0F14">
                <w:rPr>
                  <w:rFonts w:hint="eastAsia"/>
                  <w:lang w:eastAsia="ko-KR"/>
                </w:rPr>
                <w:t xml:space="preserve"> </w:t>
              </w:r>
            </w:ins>
            <w:r>
              <w:rPr>
                <w:lang w:eastAsia="ko-KR"/>
              </w:rPr>
              <w:t>다양성</w:t>
            </w:r>
            <w:r>
              <w:rPr>
                <w:lang w:eastAsia="ko-KR"/>
              </w:rPr>
              <w:t>?”</w:t>
            </w:r>
          </w:p>
        </w:tc>
        <w:tc>
          <w:tcPr>
            <w:tcW w:w="1638" w:type="dxa"/>
          </w:tcPr>
          <w:p w14:paraId="49F8BBBE" w14:textId="77777777" w:rsidR="0086121F" w:rsidRDefault="00C328A1">
            <w:pPr>
              <w:pStyle w:val="Compact"/>
            </w:pPr>
            <w:proofErr w:type="spellStart"/>
            <w:r>
              <w:t>토론</w:t>
            </w:r>
            <w:proofErr w:type="spellEnd"/>
            <w:r>
              <w:t xml:space="preserve"> </w:t>
            </w:r>
            <w:proofErr w:type="spellStart"/>
            <w:r>
              <w:t>촉발</w:t>
            </w:r>
            <w:proofErr w:type="spellEnd"/>
          </w:p>
        </w:tc>
      </w:tr>
      <w:tr w:rsidR="0086121F" w14:paraId="11B2AC04" w14:textId="77777777">
        <w:tc>
          <w:tcPr>
            <w:tcW w:w="1638" w:type="dxa"/>
          </w:tcPr>
          <w:p w14:paraId="56E76AC2" w14:textId="77777777" w:rsidR="0086121F" w:rsidRDefault="00C328A1">
            <w:pPr>
              <w:pStyle w:val="Compact"/>
            </w:pPr>
            <w:r>
              <w:t>11:30-12:30</w:t>
            </w:r>
          </w:p>
        </w:tc>
        <w:tc>
          <w:tcPr>
            <w:tcW w:w="3004" w:type="dxa"/>
          </w:tcPr>
          <w:p w14:paraId="06F7748A" w14:textId="77777777" w:rsidR="0086121F" w:rsidRDefault="00C328A1">
            <w:pPr>
              <w:pStyle w:val="Compact"/>
            </w:pPr>
            <w:r>
              <w:t>전체</w:t>
            </w:r>
          </w:p>
        </w:tc>
        <w:tc>
          <w:tcPr>
            <w:tcW w:w="1638" w:type="dxa"/>
          </w:tcPr>
          <w:p w14:paraId="5E3E805D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토론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분반</w:t>
            </w:r>
            <w:r>
              <w:rPr>
                <w:lang w:eastAsia="ko-KR"/>
              </w:rPr>
              <w:t xml:space="preserve"> (20</w:t>
            </w:r>
            <w:r>
              <w:rPr>
                <w:lang w:eastAsia="ko-KR"/>
              </w:rPr>
              <w:t>명씩</w:t>
            </w:r>
            <w:r>
              <w:rPr>
                <w:lang w:eastAsia="ko-KR"/>
              </w:rPr>
              <w:t xml:space="preserve">): </w:t>
            </w:r>
            <w:r>
              <w:rPr>
                <w:lang w:eastAsia="ko-KR"/>
              </w:rPr>
              <w:t>신경다양성</w:t>
            </w:r>
            <w:r>
              <w:rPr>
                <w:lang w:eastAsia="ko-KR"/>
              </w:rPr>
              <w:t xml:space="preserve"> vs </w:t>
            </w:r>
            <w:r>
              <w:rPr>
                <w:lang w:eastAsia="ko-KR"/>
              </w:rPr>
              <w:t>정신병리</w:t>
            </w:r>
          </w:p>
        </w:tc>
        <w:tc>
          <w:tcPr>
            <w:tcW w:w="1638" w:type="dxa"/>
          </w:tcPr>
          <w:p w14:paraId="1ECF4C66" w14:textId="77777777" w:rsidR="0086121F" w:rsidRDefault="00C328A1">
            <w:pPr>
              <w:pStyle w:val="Compact"/>
            </w:pPr>
            <w:proofErr w:type="spellStart"/>
            <w:r>
              <w:t>소그룹</w:t>
            </w:r>
            <w:proofErr w:type="spellEnd"/>
            <w:r>
              <w:t xml:space="preserve"> </w:t>
            </w:r>
            <w:proofErr w:type="spellStart"/>
            <w:r>
              <w:t>토론</w:t>
            </w:r>
            <w:proofErr w:type="spellEnd"/>
          </w:p>
        </w:tc>
      </w:tr>
    </w:tbl>
    <w:p w14:paraId="0E7DC975" w14:textId="77777777" w:rsidR="0086121F" w:rsidRDefault="00C328A1">
      <w:pPr>
        <w:pStyle w:val="Compact"/>
        <w:numPr>
          <w:ilvl w:val="0"/>
          <w:numId w:val="15"/>
        </w:numPr>
      </w:pP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t>:</w:t>
      </w:r>
    </w:p>
    <w:p w14:paraId="0AA6433B" w14:textId="77777777" w:rsidR="0086121F" w:rsidRDefault="00C328A1">
      <w:pPr>
        <w:pStyle w:val="Compact"/>
        <w:numPr>
          <w:ilvl w:val="1"/>
          <w:numId w:val="16"/>
        </w:numPr>
        <w:rPr>
          <w:lang w:eastAsia="ko-KR"/>
        </w:rPr>
      </w:pP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: “ADHD </w:t>
      </w:r>
      <w:r>
        <w:rPr>
          <w:lang w:eastAsia="ko-KR"/>
        </w:rPr>
        <w:t>청소년의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’</w:t>
      </w:r>
      <w:r>
        <w:rPr>
          <w:lang w:eastAsia="ko-KR"/>
        </w:rPr>
        <w:t>질병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, ’</w:t>
      </w:r>
      <w:r>
        <w:rPr>
          <w:lang w:eastAsia="ko-KR"/>
        </w:rPr>
        <w:t>다양성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?”</w:t>
      </w:r>
    </w:p>
    <w:p w14:paraId="276DEAFA" w14:textId="77777777" w:rsidR="0086121F" w:rsidRDefault="00C328A1">
      <w:pPr>
        <w:pStyle w:val="Compact"/>
        <w:numPr>
          <w:ilvl w:val="1"/>
          <w:numId w:val="16"/>
        </w:numPr>
        <w:rPr>
          <w:lang w:eastAsia="ko-KR"/>
        </w:rPr>
      </w:pPr>
      <w:r>
        <w:rPr>
          <w:lang w:eastAsia="ko-KR"/>
        </w:rPr>
        <w:t>팀별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: OCD </w:t>
      </w:r>
      <w:r>
        <w:rPr>
          <w:lang w:eastAsia="ko-KR"/>
        </w:rPr>
        <w:t>청소년의</w:t>
      </w:r>
      <w:r>
        <w:rPr>
          <w:lang w:eastAsia="ko-KR"/>
        </w:rPr>
        <w:t xml:space="preserve"> fMRI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</w:p>
    <w:p w14:paraId="3EDC49AB" w14:textId="77777777" w:rsidR="0086121F" w:rsidRDefault="00C328A1">
      <w:pPr>
        <w:pStyle w:val="Compact"/>
        <w:numPr>
          <w:ilvl w:val="0"/>
          <w:numId w:val="15"/>
        </w:numPr>
      </w:pPr>
      <w:commentRangeStart w:id="40"/>
      <w:proofErr w:type="spellStart"/>
      <w:r>
        <w:rPr>
          <w:b/>
          <w:bCs/>
        </w:rPr>
        <w:t>읽</w:t>
      </w:r>
      <w:commentRangeEnd w:id="40"/>
      <w:r w:rsidR="002E0F14">
        <w:rPr>
          <w:rStyle w:val="CommentReference"/>
        </w:rPr>
        <w:commentReference w:id="40"/>
      </w:r>
      <w:r>
        <w:rPr>
          <w:b/>
          <w:bCs/>
        </w:rPr>
        <w:t>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자료</w:t>
      </w:r>
      <w:proofErr w:type="spellEnd"/>
      <w:r>
        <w:t>:</w:t>
      </w:r>
    </w:p>
    <w:p w14:paraId="2402FE96" w14:textId="77777777" w:rsidR="0086121F" w:rsidRDefault="00C328A1">
      <w:pPr>
        <w:pStyle w:val="Compact"/>
        <w:numPr>
          <w:ilvl w:val="1"/>
          <w:numId w:val="17"/>
        </w:numPr>
      </w:pPr>
      <w:r>
        <w:t xml:space="preserve">Cha et al. (2024) “Cortical and subcortical MRI signatures in OCD” </w:t>
      </w:r>
      <w:r>
        <w:rPr>
          <w:i/>
          <w:iCs/>
        </w:rPr>
        <w:t>Molecular Psychiatry</w:t>
      </w:r>
    </w:p>
    <w:p w14:paraId="21ED95B0" w14:textId="77777777" w:rsidR="0086121F" w:rsidRDefault="00C328A1">
      <w:pPr>
        <w:pStyle w:val="Compact"/>
        <w:numPr>
          <w:ilvl w:val="1"/>
          <w:numId w:val="17"/>
        </w:numPr>
      </w:pPr>
      <w:r>
        <w:t xml:space="preserve">Whittle et al. (2025) “Polygenic architecture of subcortical structures” </w:t>
      </w:r>
      <w:r>
        <w:rPr>
          <w:i/>
          <w:iCs/>
        </w:rPr>
        <w:t>Nature Communications</w:t>
      </w:r>
    </w:p>
    <w:p w14:paraId="32944892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5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</w:t>
      </w:r>
      <w:proofErr w:type="spellStart"/>
      <w:r>
        <w:rPr>
          <w:b/>
          <w:bCs/>
          <w:lang w:eastAsia="ko-KR"/>
        </w:rPr>
        <w:t>SwiFT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가소성</w:t>
      </w:r>
      <w:r>
        <w:rPr>
          <w:lang w:eastAsia="ko-KR"/>
        </w:rPr>
        <w:t xml:space="preserve"> </w:t>
      </w:r>
      <w:r>
        <w:rPr>
          <w:lang w:eastAsia="ko-KR"/>
        </w:rPr>
        <w:t>⭐</w:t>
      </w:r>
      <w:r>
        <w:rPr>
          <w:lang w:eastAsia="ko-KR"/>
        </w:rPr>
        <w:t xml:space="preserve"> NEW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3551"/>
        <w:gridCol w:w="1936"/>
        <w:gridCol w:w="1936"/>
      </w:tblGrid>
      <w:tr w:rsidR="0086121F" w14:paraId="248EA0F9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7DB0D563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3004" w:type="dxa"/>
          </w:tcPr>
          <w:p w14:paraId="03F73AB1" w14:textId="77777777" w:rsidR="0086121F" w:rsidRDefault="00C328A1">
            <w:pPr>
              <w:pStyle w:val="Compact"/>
            </w:pPr>
            <w:r>
              <w:t>담당</w:t>
            </w:r>
            <w:r>
              <w:t xml:space="preserve"> </w:t>
            </w:r>
            <w:r>
              <w:t>교수</w:t>
            </w:r>
          </w:p>
        </w:tc>
        <w:tc>
          <w:tcPr>
            <w:tcW w:w="1638" w:type="dxa"/>
          </w:tcPr>
          <w:p w14:paraId="3E935837" w14:textId="77777777" w:rsidR="0086121F" w:rsidRDefault="00C328A1">
            <w:pPr>
              <w:pStyle w:val="Compact"/>
            </w:pPr>
            <w:r>
              <w:t>내용</w:t>
            </w:r>
          </w:p>
        </w:tc>
        <w:tc>
          <w:tcPr>
            <w:tcW w:w="1638" w:type="dxa"/>
          </w:tcPr>
          <w:p w14:paraId="35AC0D7F" w14:textId="77777777" w:rsidR="0086121F" w:rsidRDefault="00C328A1">
            <w:pPr>
              <w:pStyle w:val="Compact"/>
            </w:pPr>
            <w:r>
              <w:t>형식</w:t>
            </w:r>
          </w:p>
        </w:tc>
      </w:tr>
      <w:tr w:rsidR="0086121F" w14:paraId="5F11EF0A" w14:textId="77777777">
        <w:tc>
          <w:tcPr>
            <w:tcW w:w="1638" w:type="dxa"/>
          </w:tcPr>
          <w:p w14:paraId="0EC23026" w14:textId="77777777" w:rsidR="0086121F" w:rsidRDefault="00C328A1">
            <w:pPr>
              <w:pStyle w:val="Compact"/>
            </w:pPr>
            <w:r>
              <w:t>10:00-11:00</w:t>
            </w:r>
          </w:p>
        </w:tc>
        <w:tc>
          <w:tcPr>
            <w:tcW w:w="3004" w:type="dxa"/>
          </w:tcPr>
          <w:p w14:paraId="4ABDE46A" w14:textId="77777777" w:rsidR="0086121F" w:rsidRDefault="00C328A1">
            <w:pPr>
              <w:pStyle w:val="Compact"/>
            </w:pPr>
            <w:r>
              <w:t>차지욱</w:t>
            </w:r>
          </w:p>
        </w:tc>
        <w:tc>
          <w:tcPr>
            <w:tcW w:w="1638" w:type="dxa"/>
          </w:tcPr>
          <w:p w14:paraId="71F0A2B4" w14:textId="77777777" w:rsidR="0086121F" w:rsidRDefault="00C328A1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SwiFT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실습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청소년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</w:p>
        </w:tc>
        <w:tc>
          <w:tcPr>
            <w:tcW w:w="1638" w:type="dxa"/>
          </w:tcPr>
          <w:p w14:paraId="379EB852" w14:textId="77777777" w:rsidR="0086121F" w:rsidRDefault="00C328A1">
            <w:pPr>
              <w:pStyle w:val="Compact"/>
            </w:pPr>
            <w:proofErr w:type="spellStart"/>
            <w:r>
              <w:t>실습</w:t>
            </w:r>
            <w:proofErr w:type="spellEnd"/>
            <w:r>
              <w:t xml:space="preserve"> </w:t>
            </w:r>
            <w:proofErr w:type="spellStart"/>
            <w:r>
              <w:t>주도</w:t>
            </w:r>
            <w:proofErr w:type="spellEnd"/>
          </w:p>
        </w:tc>
      </w:tr>
      <w:tr w:rsidR="0086121F" w14:paraId="7B1E3CC5" w14:textId="77777777">
        <w:tc>
          <w:tcPr>
            <w:tcW w:w="1638" w:type="dxa"/>
          </w:tcPr>
          <w:p w14:paraId="4E0C36E3" w14:textId="77777777" w:rsidR="0086121F" w:rsidRDefault="00C328A1">
            <w:pPr>
              <w:pStyle w:val="Compact"/>
            </w:pPr>
            <w:r>
              <w:t>11:00-11:30</w:t>
            </w:r>
          </w:p>
        </w:tc>
        <w:tc>
          <w:tcPr>
            <w:tcW w:w="3004" w:type="dxa"/>
          </w:tcPr>
          <w:p w14:paraId="45A27DA7" w14:textId="77777777" w:rsidR="0086121F" w:rsidRDefault="00C328A1">
            <w:pPr>
              <w:pStyle w:val="Compact"/>
            </w:pPr>
            <w:r>
              <w:t>전현애</w:t>
            </w:r>
            <w:r>
              <w:t xml:space="preserve"> (</w:t>
            </w:r>
            <w:r>
              <w:t>게스트</w:t>
            </w:r>
            <w:r>
              <w:t>)</w:t>
            </w:r>
          </w:p>
        </w:tc>
        <w:tc>
          <w:tcPr>
            <w:tcW w:w="1638" w:type="dxa"/>
          </w:tcPr>
          <w:p w14:paraId="05BB4BAF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언어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뇌를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바꾸는가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전문성과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lastRenderedPageBreak/>
              <w:t>신경가소성</w:t>
            </w:r>
            <w:proofErr w:type="spellEnd"/>
            <w:r>
              <w:rPr>
                <w:lang w:eastAsia="ko-KR"/>
              </w:rPr>
              <w:t>”</w:t>
            </w:r>
          </w:p>
        </w:tc>
        <w:tc>
          <w:tcPr>
            <w:tcW w:w="1638" w:type="dxa"/>
          </w:tcPr>
          <w:p w14:paraId="7D532E25" w14:textId="77777777" w:rsidR="0086121F" w:rsidRDefault="00C328A1">
            <w:pPr>
              <w:pStyle w:val="Compact"/>
            </w:pPr>
            <w:proofErr w:type="spellStart"/>
            <w:r>
              <w:lastRenderedPageBreak/>
              <w:t>강의</w:t>
            </w:r>
            <w:proofErr w:type="spellEnd"/>
          </w:p>
        </w:tc>
      </w:tr>
      <w:tr w:rsidR="0086121F" w14:paraId="350F3A0B" w14:textId="77777777">
        <w:tc>
          <w:tcPr>
            <w:tcW w:w="1638" w:type="dxa"/>
          </w:tcPr>
          <w:p w14:paraId="520E5105" w14:textId="77777777" w:rsidR="0086121F" w:rsidRDefault="00C328A1">
            <w:pPr>
              <w:pStyle w:val="Compact"/>
            </w:pPr>
            <w:r>
              <w:t>11:30-12:30</w:t>
            </w:r>
          </w:p>
        </w:tc>
        <w:tc>
          <w:tcPr>
            <w:tcW w:w="3004" w:type="dxa"/>
          </w:tcPr>
          <w:p w14:paraId="0A47059C" w14:textId="77777777" w:rsidR="0086121F" w:rsidRDefault="00C328A1">
            <w:pPr>
              <w:pStyle w:val="Compact"/>
            </w:pPr>
            <w:r>
              <w:t>전체</w:t>
            </w:r>
          </w:p>
        </w:tc>
        <w:tc>
          <w:tcPr>
            <w:tcW w:w="1638" w:type="dxa"/>
          </w:tcPr>
          <w:p w14:paraId="61AEEE83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삼각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대화</w:t>
            </w:r>
            <w:r>
              <w:rPr>
                <w:lang w:eastAsia="ko-KR"/>
              </w:rPr>
              <w:t>: “</w:t>
            </w:r>
            <w:r>
              <w:rPr>
                <w:lang w:eastAsia="ko-KR"/>
              </w:rPr>
              <w:t>뇌는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있는가</w:t>
            </w:r>
            <w:r>
              <w:rPr>
                <w:lang w:eastAsia="ko-KR"/>
              </w:rPr>
              <w:t xml:space="preserve">? </w:t>
            </w:r>
            <w:r>
              <w:rPr>
                <w:lang w:eastAsia="ko-KR"/>
              </w:rPr>
              <w:t>개입의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신경생물학적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>”</w:t>
            </w:r>
          </w:p>
        </w:tc>
        <w:tc>
          <w:tcPr>
            <w:tcW w:w="1638" w:type="dxa"/>
          </w:tcPr>
          <w:p w14:paraId="0F010450" w14:textId="77777777" w:rsidR="0086121F" w:rsidRDefault="00C328A1">
            <w:pPr>
              <w:pStyle w:val="Compact"/>
            </w:pPr>
            <w:proofErr w:type="spellStart"/>
            <w:r>
              <w:t>패널</w:t>
            </w:r>
            <w:proofErr w:type="spellEnd"/>
            <w:r>
              <w:t xml:space="preserve"> </w:t>
            </w:r>
            <w:proofErr w:type="spellStart"/>
            <w:r>
              <w:t>토론</w:t>
            </w:r>
            <w:proofErr w:type="spellEnd"/>
          </w:p>
        </w:tc>
      </w:tr>
    </w:tbl>
    <w:p w14:paraId="24328EB1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삼각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예시</w:t>
      </w:r>
      <w:r>
        <w:rPr>
          <w:lang w:eastAsia="ko-KR"/>
        </w:rPr>
        <w:t xml:space="preserve">: - </w:t>
      </w:r>
      <w:r>
        <w:rPr>
          <w:lang w:eastAsia="ko-KR"/>
        </w:rPr>
        <w:t>차지욱</w:t>
      </w:r>
      <w:r>
        <w:rPr>
          <w:lang w:eastAsia="ko-KR"/>
        </w:rPr>
        <w:t>: “</w:t>
      </w:r>
      <w:r>
        <w:rPr>
          <w:lang w:eastAsia="ko-KR"/>
        </w:rPr>
        <w:t>청소년기는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신경가소성이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최고조입니다</w:t>
      </w:r>
      <w:r>
        <w:rPr>
          <w:lang w:eastAsia="ko-KR"/>
        </w:rPr>
        <w:t xml:space="preserve">. </w:t>
      </w:r>
      <w:r>
        <w:rPr>
          <w:lang w:eastAsia="ko-KR"/>
        </w:rPr>
        <w:t>개입의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황금기죠</w:t>
      </w:r>
      <w:proofErr w:type="spellEnd"/>
      <w:r>
        <w:rPr>
          <w:lang w:eastAsia="ko-KR"/>
        </w:rPr>
        <w:t xml:space="preserve">.” - 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>: “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연구에서</w:t>
      </w:r>
      <w:r>
        <w:rPr>
          <w:lang w:eastAsia="ko-KR"/>
        </w:rPr>
        <w:t xml:space="preserve"> </w:t>
      </w:r>
      <w:r>
        <w:rPr>
          <w:lang w:eastAsia="ko-KR"/>
        </w:rPr>
        <w:t>음악가들은</w:t>
      </w:r>
      <w:r>
        <w:rPr>
          <w:lang w:eastAsia="ko-KR"/>
        </w:rPr>
        <w:t xml:space="preserve"> </w:t>
      </w:r>
      <w:r>
        <w:rPr>
          <w:lang w:eastAsia="ko-KR"/>
        </w:rPr>
        <w:t>수년간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청각</w:t>
      </w:r>
      <w:r>
        <w:rPr>
          <w:lang w:eastAsia="ko-KR"/>
        </w:rPr>
        <w:t xml:space="preserve"> </w:t>
      </w:r>
      <w:r>
        <w:rPr>
          <w:lang w:eastAsia="ko-KR"/>
        </w:rPr>
        <w:t>피질이</w:t>
      </w:r>
      <w:r>
        <w:rPr>
          <w:lang w:eastAsia="ko-KR"/>
        </w:rPr>
        <w:t xml:space="preserve"> </w:t>
      </w:r>
      <w:r>
        <w:rPr>
          <w:lang w:eastAsia="ko-KR"/>
        </w:rPr>
        <w:t>두꺼워졌어요</w:t>
      </w:r>
      <w:r>
        <w:rPr>
          <w:lang w:eastAsia="ko-KR"/>
        </w:rPr>
        <w:t xml:space="preserve">. </w:t>
      </w:r>
      <w:r>
        <w:rPr>
          <w:lang w:eastAsia="ko-KR"/>
        </w:rPr>
        <w:t>언어도</w:t>
      </w:r>
      <w:r>
        <w:rPr>
          <w:lang w:eastAsia="ko-KR"/>
        </w:rPr>
        <w:t xml:space="preserve"> </w:t>
      </w:r>
      <w:r>
        <w:rPr>
          <w:lang w:eastAsia="ko-KR"/>
        </w:rPr>
        <w:t>마찬가지겠죠</w:t>
      </w:r>
      <w:r>
        <w:rPr>
          <w:lang w:eastAsia="ko-KR"/>
        </w:rPr>
        <w:t xml:space="preserve">?” - </w:t>
      </w:r>
      <w:r>
        <w:rPr>
          <w:lang w:eastAsia="ko-KR"/>
        </w:rPr>
        <w:t>이해연</w:t>
      </w:r>
      <w:r>
        <w:rPr>
          <w:lang w:eastAsia="ko-KR"/>
        </w:rPr>
        <w:t>: “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마인드셋</w:t>
      </w:r>
      <w:r>
        <w:rPr>
          <w:lang w:eastAsia="ko-KR"/>
        </w:rPr>
        <w:t xml:space="preserve"> </w:t>
      </w:r>
      <w:r>
        <w:rPr>
          <w:lang w:eastAsia="ko-KR"/>
        </w:rPr>
        <w:t>훈련도</w:t>
      </w:r>
      <w:r>
        <w:rPr>
          <w:lang w:eastAsia="ko-KR"/>
        </w:rPr>
        <w:t xml:space="preserve"> </w:t>
      </w:r>
      <w:r>
        <w:rPr>
          <w:lang w:eastAsia="ko-KR"/>
        </w:rPr>
        <w:t>뇌를</w:t>
      </w:r>
      <w:r>
        <w:rPr>
          <w:lang w:eastAsia="ko-KR"/>
        </w:rPr>
        <w:t xml:space="preserve"> </w:t>
      </w:r>
      <w:r>
        <w:rPr>
          <w:lang w:eastAsia="ko-KR"/>
        </w:rPr>
        <w:t>바꿨을까요</w:t>
      </w:r>
      <w:r>
        <w:rPr>
          <w:lang w:eastAsia="ko-KR"/>
        </w:rPr>
        <w:t xml:space="preserve">? </w:t>
      </w:r>
      <w:r>
        <w:rPr>
          <w:lang w:eastAsia="ko-KR"/>
        </w:rPr>
        <w:t>측정은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했지만</w:t>
      </w:r>
      <w:r>
        <w:rPr>
          <w:lang w:eastAsia="ko-KR"/>
        </w:rPr>
        <w:t xml:space="preserve">…” - </w:t>
      </w:r>
      <w:r>
        <w:rPr>
          <w:lang w:eastAsia="ko-KR"/>
        </w:rPr>
        <w:t>차지욱</w:t>
      </w:r>
      <w:r>
        <w:rPr>
          <w:lang w:eastAsia="ko-KR"/>
        </w:rPr>
        <w:t>: “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연구에서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해봅시다</w:t>
      </w:r>
      <w:r>
        <w:rPr>
          <w:lang w:eastAsia="ko-KR"/>
        </w:rPr>
        <w:t xml:space="preserve">!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교수님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전후로</w:t>
      </w:r>
      <w:r>
        <w:rPr>
          <w:lang w:eastAsia="ko-KR"/>
        </w:rPr>
        <w:t xml:space="preserve"> fMRI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찍으면</w:t>
      </w:r>
      <w:r>
        <w:rPr>
          <w:lang w:eastAsia="ko-KR"/>
        </w:rPr>
        <w:t xml:space="preserve">…” - </w:t>
      </w:r>
      <w:r>
        <w:rPr>
          <w:lang w:eastAsia="ko-KR"/>
        </w:rPr>
        <w:t>학생들</w:t>
      </w:r>
      <w:r>
        <w:rPr>
          <w:lang w:eastAsia="ko-KR"/>
        </w:rPr>
        <w:t>: “</w:t>
      </w:r>
      <w:r>
        <w:rPr>
          <w:lang w:eastAsia="ko-KR"/>
        </w:rPr>
        <w:t>와</w:t>
      </w:r>
      <w:r>
        <w:rPr>
          <w:lang w:eastAsia="ko-KR"/>
        </w:rPr>
        <w:t xml:space="preserve">,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시작되는구나</w:t>
      </w:r>
      <w:r>
        <w:rPr>
          <w:lang w:eastAsia="ko-KR"/>
        </w:rPr>
        <w:t>!”</w:t>
      </w:r>
    </w:p>
    <w:p w14:paraId="4298D5D9" w14:textId="77777777" w:rsidR="0086121F" w:rsidRDefault="00C328A1">
      <w:pPr>
        <w:pStyle w:val="Compact"/>
        <w:numPr>
          <w:ilvl w:val="0"/>
          <w:numId w:val="18"/>
        </w:numPr>
      </w:pPr>
      <w:proofErr w:type="spellStart"/>
      <w:r>
        <w:rPr>
          <w:b/>
          <w:bCs/>
        </w:rPr>
        <w:t>학생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활동</w:t>
      </w:r>
      <w:proofErr w:type="spellEnd"/>
      <w:r>
        <w:t>:</w:t>
      </w:r>
    </w:p>
    <w:p w14:paraId="7C50AC7C" w14:textId="77777777" w:rsidR="0086121F" w:rsidRDefault="00C328A1">
      <w:pPr>
        <w:pStyle w:val="Compact"/>
        <w:numPr>
          <w:ilvl w:val="1"/>
          <w:numId w:val="19"/>
        </w:numPr>
        <w:rPr>
          <w:lang w:eastAsia="ko-KR"/>
        </w:rPr>
      </w:pPr>
      <w:r>
        <w:rPr>
          <w:lang w:eastAsia="ko-KR"/>
        </w:rPr>
        <w:t xml:space="preserve">ENIGMA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OCD vs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3DF61C44" w14:textId="77777777" w:rsidR="0086121F" w:rsidRDefault="00C328A1">
      <w:pPr>
        <w:pStyle w:val="Compact"/>
        <w:numPr>
          <w:ilvl w:val="1"/>
          <w:numId w:val="19"/>
        </w:numPr>
        <w:rPr>
          <w:lang w:eastAsia="ko-KR"/>
        </w:rPr>
      </w:pPr>
      <w:r>
        <w:rPr>
          <w:lang w:eastAsia="ko-KR"/>
        </w:rPr>
        <w:t>팀별</w:t>
      </w:r>
      <w:r>
        <w:rPr>
          <w:lang w:eastAsia="ko-KR"/>
        </w:rPr>
        <w:t xml:space="preserve"> </w:t>
      </w:r>
      <w:r>
        <w:rPr>
          <w:lang w:eastAsia="ko-KR"/>
        </w:rPr>
        <w:t>토론</w:t>
      </w:r>
      <w:r>
        <w:rPr>
          <w:lang w:eastAsia="ko-KR"/>
        </w:rPr>
        <w:t>: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프로젝트에</w:t>
      </w:r>
      <w:r>
        <w:rPr>
          <w:lang w:eastAsia="ko-KR"/>
        </w:rPr>
        <w:t xml:space="preserve"> fMRI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있을까</w:t>
      </w:r>
      <w:r>
        <w:rPr>
          <w:lang w:eastAsia="ko-KR"/>
        </w:rPr>
        <w:t>?”</w:t>
      </w:r>
    </w:p>
    <w:p w14:paraId="25A722EA" w14:textId="77777777" w:rsidR="0086121F" w:rsidRDefault="00C328A1">
      <w:pPr>
        <w:pStyle w:val="Heading4"/>
        <w:rPr>
          <w:lang w:eastAsia="ko-KR"/>
        </w:rPr>
      </w:pPr>
      <w:bookmarkStart w:id="41" w:name="module-3-언어-인지-의미-구성-week-6-8---확장"/>
      <w:bookmarkEnd w:id="37"/>
      <w:r>
        <w:rPr>
          <w:b/>
          <w:bCs/>
          <w:lang w:eastAsia="ko-KR"/>
        </w:rPr>
        <w:t xml:space="preserve">Module 3: </w:t>
      </w:r>
      <w:r>
        <w:rPr>
          <w:b/>
          <w:bCs/>
          <w:lang w:eastAsia="ko-KR"/>
        </w:rPr>
        <w:t>언어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인지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의미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구성</w:t>
      </w:r>
      <w:r>
        <w:rPr>
          <w:b/>
          <w:bCs/>
          <w:lang w:eastAsia="ko-KR"/>
        </w:rPr>
        <w:t xml:space="preserve"> (Week 6-8)</w:t>
      </w:r>
      <w:r>
        <w:rPr>
          <w:lang w:eastAsia="ko-KR"/>
        </w:rPr>
        <w:t xml:space="preserve"> - </w:t>
      </w:r>
      <w:r>
        <w:rPr>
          <w:lang w:eastAsia="ko-KR"/>
        </w:rPr>
        <w:t>확장</w:t>
      </w:r>
    </w:p>
    <w:p w14:paraId="17F3260E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언어인지과학</w:t>
      </w:r>
      <w:r>
        <w:rPr>
          <w:lang w:eastAsia="ko-KR"/>
        </w:rPr>
        <w:t xml:space="preserve">) </w:t>
      </w:r>
      <w:r>
        <w:rPr>
          <w:lang w:eastAsia="ko-KR"/>
        </w:rPr>
        <w:t>주도</w:t>
      </w:r>
      <w:r>
        <w:rPr>
          <w:lang w:eastAsia="ko-KR"/>
        </w:rPr>
        <w:t xml:space="preserve">, </w:t>
      </w:r>
      <w:r>
        <w:rPr>
          <w:lang w:eastAsia="ko-KR"/>
        </w:rPr>
        <w:t>차지욱</w:t>
      </w:r>
      <w:r>
        <w:rPr>
          <w:lang w:eastAsia="ko-KR"/>
        </w:rPr>
        <w:t>·</w:t>
      </w:r>
      <w:r>
        <w:rPr>
          <w:lang w:eastAsia="ko-KR"/>
        </w:rPr>
        <w:t>이해연</w:t>
      </w:r>
      <w:r>
        <w:rPr>
          <w:lang w:eastAsia="ko-KR"/>
        </w:rPr>
        <w:t xml:space="preserve"> </w:t>
      </w:r>
      <w:r>
        <w:rPr>
          <w:lang w:eastAsia="ko-KR"/>
        </w:rPr>
        <w:t>게스트</w:t>
      </w:r>
    </w:p>
    <w:p w14:paraId="66079FA8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6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위계적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규칙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학습과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추상적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사고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3551"/>
        <w:gridCol w:w="1936"/>
        <w:gridCol w:w="1936"/>
      </w:tblGrid>
      <w:tr w:rsidR="0086121F" w14:paraId="40F191F5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4D84CF31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3004" w:type="dxa"/>
          </w:tcPr>
          <w:p w14:paraId="7B0D5880" w14:textId="77777777" w:rsidR="0086121F" w:rsidRDefault="00C328A1">
            <w:pPr>
              <w:pStyle w:val="Compact"/>
            </w:pPr>
            <w:r>
              <w:t>담당</w:t>
            </w:r>
            <w:r>
              <w:t xml:space="preserve"> </w:t>
            </w:r>
            <w:r>
              <w:t>교수</w:t>
            </w:r>
          </w:p>
        </w:tc>
        <w:tc>
          <w:tcPr>
            <w:tcW w:w="1638" w:type="dxa"/>
          </w:tcPr>
          <w:p w14:paraId="4A090E33" w14:textId="77777777" w:rsidR="0086121F" w:rsidRDefault="00C328A1">
            <w:pPr>
              <w:pStyle w:val="Compact"/>
            </w:pPr>
            <w:r>
              <w:t>내용</w:t>
            </w:r>
          </w:p>
        </w:tc>
        <w:tc>
          <w:tcPr>
            <w:tcW w:w="1638" w:type="dxa"/>
          </w:tcPr>
          <w:p w14:paraId="5872A35A" w14:textId="77777777" w:rsidR="0086121F" w:rsidRDefault="00C328A1">
            <w:pPr>
              <w:pStyle w:val="Compact"/>
            </w:pPr>
            <w:r>
              <w:t>형식</w:t>
            </w:r>
          </w:p>
        </w:tc>
      </w:tr>
      <w:tr w:rsidR="0086121F" w14:paraId="0C9C0452" w14:textId="77777777">
        <w:tc>
          <w:tcPr>
            <w:tcW w:w="1638" w:type="dxa"/>
          </w:tcPr>
          <w:p w14:paraId="0E792AD1" w14:textId="77777777" w:rsidR="0086121F" w:rsidRDefault="00C328A1">
            <w:pPr>
              <w:pStyle w:val="Compact"/>
            </w:pPr>
            <w:r>
              <w:t>10:00-10:45</w:t>
            </w:r>
          </w:p>
        </w:tc>
        <w:tc>
          <w:tcPr>
            <w:tcW w:w="3004" w:type="dxa"/>
          </w:tcPr>
          <w:p w14:paraId="596C39FD" w14:textId="77777777" w:rsidR="0086121F" w:rsidRDefault="00C328A1">
            <w:pPr>
              <w:pStyle w:val="Compact"/>
            </w:pPr>
            <w:r>
              <w:t>전현애</w:t>
            </w:r>
          </w:p>
        </w:tc>
        <w:tc>
          <w:tcPr>
            <w:tcW w:w="1638" w:type="dxa"/>
          </w:tcPr>
          <w:p w14:paraId="27F9833E" w14:textId="77777777" w:rsidR="0086121F" w:rsidRDefault="00C328A1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전전두엽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언어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</w:t>
            </w:r>
          </w:p>
        </w:tc>
        <w:tc>
          <w:tcPr>
            <w:tcW w:w="1638" w:type="dxa"/>
          </w:tcPr>
          <w:p w14:paraId="2A2C9D51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4A3CE677" w14:textId="77777777">
        <w:tc>
          <w:tcPr>
            <w:tcW w:w="1638" w:type="dxa"/>
          </w:tcPr>
          <w:p w14:paraId="585E73BC" w14:textId="77777777" w:rsidR="0086121F" w:rsidRDefault="00C328A1">
            <w:pPr>
              <w:pStyle w:val="Compact"/>
            </w:pPr>
            <w:r>
              <w:t>10:45-11:15</w:t>
            </w:r>
          </w:p>
        </w:tc>
        <w:tc>
          <w:tcPr>
            <w:tcW w:w="3004" w:type="dxa"/>
          </w:tcPr>
          <w:p w14:paraId="3A8AEB1C" w14:textId="77777777" w:rsidR="0086121F" w:rsidRDefault="00C328A1">
            <w:pPr>
              <w:pStyle w:val="Compact"/>
            </w:pPr>
            <w:r>
              <w:t>전현애</w:t>
            </w:r>
          </w:p>
        </w:tc>
        <w:tc>
          <w:tcPr>
            <w:tcW w:w="1638" w:type="dxa"/>
          </w:tcPr>
          <w:p w14:paraId="7E6A55A7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통계적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상호작용</w:t>
            </w:r>
          </w:p>
        </w:tc>
        <w:tc>
          <w:tcPr>
            <w:tcW w:w="1638" w:type="dxa"/>
          </w:tcPr>
          <w:p w14:paraId="5064E89E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4423A18D" w14:textId="77777777">
        <w:tc>
          <w:tcPr>
            <w:tcW w:w="1638" w:type="dxa"/>
          </w:tcPr>
          <w:p w14:paraId="1D6240BE" w14:textId="77777777" w:rsidR="0086121F" w:rsidRDefault="00C328A1">
            <w:pPr>
              <w:pStyle w:val="Compact"/>
            </w:pPr>
            <w:r>
              <w:t>11:15-11:30</w:t>
            </w:r>
          </w:p>
        </w:tc>
        <w:tc>
          <w:tcPr>
            <w:tcW w:w="3004" w:type="dxa"/>
          </w:tcPr>
          <w:p w14:paraId="5D5A86DF" w14:textId="77777777" w:rsidR="0086121F" w:rsidRDefault="00C328A1">
            <w:pPr>
              <w:pStyle w:val="Compact"/>
            </w:pPr>
            <w:r>
              <w:t>차지욱</w:t>
            </w:r>
            <w:r>
              <w:t xml:space="preserve"> (</w:t>
            </w:r>
            <w:r>
              <w:t>게스트</w:t>
            </w:r>
            <w:r>
              <w:t>)</w:t>
            </w:r>
          </w:p>
        </w:tc>
        <w:tc>
          <w:tcPr>
            <w:tcW w:w="1638" w:type="dxa"/>
          </w:tcPr>
          <w:p w14:paraId="74F50EA5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위계적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회로</w:t>
            </w:r>
            <w:r>
              <w:rPr>
                <w:lang w:eastAsia="ko-KR"/>
              </w:rPr>
              <w:t xml:space="preserve">: fMRI </w:t>
            </w:r>
            <w:r>
              <w:rPr>
                <w:lang w:eastAsia="ko-KR"/>
              </w:rPr>
              <w:t>증거</w:t>
            </w:r>
            <w:r>
              <w:rPr>
                <w:lang w:eastAsia="ko-KR"/>
              </w:rPr>
              <w:t>”</w:t>
            </w:r>
          </w:p>
        </w:tc>
        <w:tc>
          <w:tcPr>
            <w:tcW w:w="1638" w:type="dxa"/>
          </w:tcPr>
          <w:p w14:paraId="783FD6E2" w14:textId="77777777" w:rsidR="0086121F" w:rsidRDefault="00C328A1">
            <w:pPr>
              <w:pStyle w:val="Compact"/>
            </w:pPr>
            <w:proofErr w:type="spellStart"/>
            <w:r>
              <w:t>짧은</w:t>
            </w:r>
            <w:proofErr w:type="spellEnd"/>
            <w:r>
              <w:t xml:space="preserve"> </w:t>
            </w:r>
            <w:proofErr w:type="spellStart"/>
            <w:r>
              <w:t>코멘트</w:t>
            </w:r>
            <w:proofErr w:type="spellEnd"/>
          </w:p>
        </w:tc>
      </w:tr>
      <w:tr w:rsidR="0086121F" w14:paraId="76BAF3E7" w14:textId="77777777">
        <w:tc>
          <w:tcPr>
            <w:tcW w:w="1638" w:type="dxa"/>
          </w:tcPr>
          <w:p w14:paraId="25F96508" w14:textId="77777777" w:rsidR="0086121F" w:rsidRDefault="00C328A1">
            <w:pPr>
              <w:pStyle w:val="Compact"/>
            </w:pPr>
            <w:r>
              <w:t>11:30-12:30</w:t>
            </w:r>
          </w:p>
        </w:tc>
        <w:tc>
          <w:tcPr>
            <w:tcW w:w="3004" w:type="dxa"/>
          </w:tcPr>
          <w:p w14:paraId="6BA5B055" w14:textId="77777777" w:rsidR="0086121F" w:rsidRDefault="00C328A1">
            <w:pPr>
              <w:pStyle w:val="Compact"/>
            </w:pPr>
            <w:r>
              <w:t xml:space="preserve">TA </w:t>
            </w:r>
            <w:r>
              <w:t>주도</w:t>
            </w:r>
          </w:p>
        </w:tc>
        <w:tc>
          <w:tcPr>
            <w:tcW w:w="1638" w:type="dxa"/>
          </w:tcPr>
          <w:p w14:paraId="4E6A9135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실습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인공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학생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참여</w:t>
            </w:r>
            <w:r>
              <w:rPr>
                <w:lang w:eastAsia="ko-KR"/>
              </w:rPr>
              <w:t>)</w:t>
            </w:r>
          </w:p>
        </w:tc>
        <w:tc>
          <w:tcPr>
            <w:tcW w:w="1638" w:type="dxa"/>
          </w:tcPr>
          <w:p w14:paraId="6951807C" w14:textId="77777777" w:rsidR="0086121F" w:rsidRDefault="00C328A1">
            <w:pPr>
              <w:pStyle w:val="Compact"/>
            </w:pPr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실험</w:t>
            </w:r>
            <w:proofErr w:type="spellEnd"/>
          </w:p>
        </w:tc>
      </w:tr>
    </w:tbl>
    <w:p w14:paraId="7D2BE378" w14:textId="77777777" w:rsidR="0086121F" w:rsidRDefault="00C328A1">
      <w:pPr>
        <w:pStyle w:val="Compact"/>
        <w:numPr>
          <w:ilvl w:val="0"/>
          <w:numId w:val="20"/>
        </w:numPr>
      </w:pP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t>:</w:t>
      </w:r>
    </w:p>
    <w:p w14:paraId="17C26ADB" w14:textId="77777777" w:rsidR="0086121F" w:rsidRDefault="00C328A1">
      <w:pPr>
        <w:pStyle w:val="Compact"/>
        <w:numPr>
          <w:ilvl w:val="1"/>
          <w:numId w:val="21"/>
        </w:numPr>
        <w:rPr>
          <w:lang w:eastAsia="ko-KR"/>
        </w:rPr>
      </w:pPr>
      <w:r>
        <w:rPr>
          <w:lang w:eastAsia="ko-KR"/>
        </w:rPr>
        <w:t>인공</w:t>
      </w:r>
      <w:r>
        <w:rPr>
          <w:lang w:eastAsia="ko-KR"/>
        </w:rPr>
        <w:t xml:space="preserve"> </w:t>
      </w:r>
      <w:r>
        <w:rPr>
          <w:lang w:eastAsia="ko-KR"/>
        </w:rPr>
        <w:t>문법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188A1B91" w14:textId="77777777" w:rsidR="0086121F" w:rsidRDefault="00C328A1">
      <w:pPr>
        <w:pStyle w:val="Compact"/>
        <w:numPr>
          <w:ilvl w:val="1"/>
          <w:numId w:val="21"/>
        </w:num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어려움이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학업</w:t>
      </w:r>
      <w:r>
        <w:rPr>
          <w:lang w:eastAsia="ko-KR"/>
        </w:rPr>
        <w:t xml:space="preserve"> </w:t>
      </w:r>
      <w:r>
        <w:rPr>
          <w:lang w:eastAsia="ko-KR"/>
        </w:rPr>
        <w:t>스트레스에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” </w:t>
      </w:r>
      <w:r>
        <w:rPr>
          <w:lang w:eastAsia="ko-KR"/>
        </w:rPr>
        <w:t>토론</w:t>
      </w:r>
    </w:p>
    <w:p w14:paraId="05505283" w14:textId="77777777" w:rsidR="0086121F" w:rsidRDefault="00C328A1">
      <w:pPr>
        <w:pStyle w:val="Compact"/>
        <w:numPr>
          <w:ilvl w:val="0"/>
          <w:numId w:val="20"/>
        </w:numPr>
      </w:pPr>
      <w:proofErr w:type="spellStart"/>
      <w:r>
        <w:rPr>
          <w:b/>
          <w:bCs/>
        </w:rPr>
        <w:t>읽기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자료</w:t>
      </w:r>
      <w:proofErr w:type="spellEnd"/>
      <w:r>
        <w:t>:</w:t>
      </w:r>
    </w:p>
    <w:p w14:paraId="757A0DFB" w14:textId="77777777" w:rsidR="0086121F" w:rsidRDefault="00C328A1">
      <w:pPr>
        <w:pStyle w:val="Compact"/>
        <w:numPr>
          <w:ilvl w:val="1"/>
          <w:numId w:val="22"/>
        </w:numPr>
      </w:pPr>
      <w:r>
        <w:lastRenderedPageBreak/>
        <w:t xml:space="preserve">Jeon, H.-A. (2014) “Hierarchical processing in the PFC” </w:t>
      </w:r>
      <w:r>
        <w:rPr>
          <w:i/>
          <w:iCs/>
        </w:rPr>
        <w:t>Frontiers in Systems Neuroscience</w:t>
      </w:r>
    </w:p>
    <w:p w14:paraId="66773E55" w14:textId="77777777" w:rsidR="0086121F" w:rsidRDefault="00C328A1">
      <w:pPr>
        <w:pStyle w:val="Compact"/>
        <w:numPr>
          <w:ilvl w:val="1"/>
          <w:numId w:val="22"/>
        </w:numPr>
      </w:pPr>
      <w:r>
        <w:t xml:space="preserve">Jeon (2014) “Statistical learning and explicit knowledge” </w:t>
      </w:r>
      <w:r>
        <w:rPr>
          <w:i/>
          <w:iCs/>
        </w:rPr>
        <w:t>Frontiers in Psychology</w:t>
      </w:r>
    </w:p>
    <w:p w14:paraId="079F2F27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7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시간지각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서사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정체성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3551"/>
        <w:gridCol w:w="1936"/>
        <w:gridCol w:w="1936"/>
      </w:tblGrid>
      <w:tr w:rsidR="0086121F" w14:paraId="15CCC28D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00E0B0B5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3004" w:type="dxa"/>
          </w:tcPr>
          <w:p w14:paraId="46E7B272" w14:textId="77777777" w:rsidR="0086121F" w:rsidRDefault="00C328A1">
            <w:pPr>
              <w:pStyle w:val="Compact"/>
            </w:pPr>
            <w:r>
              <w:t>담당</w:t>
            </w:r>
            <w:r>
              <w:t xml:space="preserve"> </w:t>
            </w:r>
            <w:r>
              <w:t>교수</w:t>
            </w:r>
          </w:p>
        </w:tc>
        <w:tc>
          <w:tcPr>
            <w:tcW w:w="1638" w:type="dxa"/>
          </w:tcPr>
          <w:p w14:paraId="41B59D13" w14:textId="77777777" w:rsidR="0086121F" w:rsidRDefault="00C328A1">
            <w:pPr>
              <w:pStyle w:val="Compact"/>
            </w:pPr>
            <w:r>
              <w:t>내용</w:t>
            </w:r>
          </w:p>
        </w:tc>
        <w:tc>
          <w:tcPr>
            <w:tcW w:w="1638" w:type="dxa"/>
          </w:tcPr>
          <w:p w14:paraId="6F57C927" w14:textId="77777777" w:rsidR="0086121F" w:rsidRDefault="00C328A1">
            <w:pPr>
              <w:pStyle w:val="Compact"/>
            </w:pPr>
            <w:r>
              <w:t>형식</w:t>
            </w:r>
          </w:p>
        </w:tc>
      </w:tr>
      <w:tr w:rsidR="0086121F" w14:paraId="5BC7FC51" w14:textId="77777777">
        <w:tc>
          <w:tcPr>
            <w:tcW w:w="1638" w:type="dxa"/>
          </w:tcPr>
          <w:p w14:paraId="6B50458E" w14:textId="77777777" w:rsidR="0086121F" w:rsidRDefault="00C328A1">
            <w:pPr>
              <w:pStyle w:val="Compact"/>
            </w:pPr>
            <w:r>
              <w:t>10:00-10:30</w:t>
            </w:r>
          </w:p>
        </w:tc>
        <w:tc>
          <w:tcPr>
            <w:tcW w:w="3004" w:type="dxa"/>
          </w:tcPr>
          <w:p w14:paraId="01894A7B" w14:textId="77777777" w:rsidR="0086121F" w:rsidRDefault="00C328A1">
            <w:pPr>
              <w:pStyle w:val="Compact"/>
            </w:pPr>
            <w:r>
              <w:t>전현애</w:t>
            </w:r>
          </w:p>
        </w:tc>
        <w:tc>
          <w:tcPr>
            <w:tcW w:w="1638" w:type="dxa"/>
          </w:tcPr>
          <w:p w14:paraId="0AFB07C2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시간지각의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변동성과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정신건강</w:t>
            </w:r>
          </w:p>
        </w:tc>
        <w:tc>
          <w:tcPr>
            <w:tcW w:w="1638" w:type="dxa"/>
          </w:tcPr>
          <w:p w14:paraId="5B65645C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5BE221E6" w14:textId="77777777">
        <w:tc>
          <w:tcPr>
            <w:tcW w:w="1638" w:type="dxa"/>
          </w:tcPr>
          <w:p w14:paraId="22279E52" w14:textId="77777777" w:rsidR="0086121F" w:rsidRDefault="00C328A1">
            <w:pPr>
              <w:pStyle w:val="Compact"/>
            </w:pPr>
            <w:r>
              <w:t>10:30-11:00</w:t>
            </w:r>
          </w:p>
        </w:tc>
        <w:tc>
          <w:tcPr>
            <w:tcW w:w="3004" w:type="dxa"/>
          </w:tcPr>
          <w:p w14:paraId="64F18308" w14:textId="77777777" w:rsidR="0086121F" w:rsidRDefault="00C328A1">
            <w:pPr>
              <w:pStyle w:val="Compact"/>
            </w:pPr>
            <w:r>
              <w:t>이해연</w:t>
            </w:r>
            <w:r>
              <w:t xml:space="preserve"> (</w:t>
            </w:r>
            <w:r>
              <w:t>게스트</w:t>
            </w:r>
            <w:r>
              <w:t>)</w:t>
            </w:r>
          </w:p>
        </w:tc>
        <w:tc>
          <w:tcPr>
            <w:tcW w:w="1638" w:type="dxa"/>
          </w:tcPr>
          <w:p w14:paraId="203CC28B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서사적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자아정체성과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청소년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발달</w:t>
            </w:r>
          </w:p>
        </w:tc>
        <w:tc>
          <w:tcPr>
            <w:tcW w:w="1638" w:type="dxa"/>
          </w:tcPr>
          <w:p w14:paraId="560012E8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2E1C2C78" w14:textId="77777777">
        <w:tc>
          <w:tcPr>
            <w:tcW w:w="1638" w:type="dxa"/>
          </w:tcPr>
          <w:p w14:paraId="0D3B69AC" w14:textId="77777777" w:rsidR="0086121F" w:rsidRDefault="00C328A1">
            <w:pPr>
              <w:pStyle w:val="Compact"/>
            </w:pPr>
            <w:r>
              <w:t>11:00-11:30</w:t>
            </w:r>
          </w:p>
        </w:tc>
        <w:tc>
          <w:tcPr>
            <w:tcW w:w="3004" w:type="dxa"/>
          </w:tcPr>
          <w:p w14:paraId="3B519B4A" w14:textId="77777777" w:rsidR="0086121F" w:rsidRDefault="00C328A1">
            <w:pPr>
              <w:pStyle w:val="Compact"/>
            </w:pPr>
            <w:r>
              <w:t>전현애</w:t>
            </w:r>
          </w:p>
        </w:tc>
        <w:tc>
          <w:tcPr>
            <w:tcW w:w="1638" w:type="dxa"/>
          </w:tcPr>
          <w:p w14:paraId="44BF3B60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서사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회복탄력성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훈련</w:t>
            </w:r>
          </w:p>
        </w:tc>
        <w:tc>
          <w:tcPr>
            <w:tcW w:w="1638" w:type="dxa"/>
          </w:tcPr>
          <w:p w14:paraId="7755B560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  <w:r>
              <w:t xml:space="preserve"> + </w:t>
            </w:r>
            <w:proofErr w:type="spellStart"/>
            <w:r>
              <w:t>워크숍</w:t>
            </w:r>
            <w:proofErr w:type="spellEnd"/>
            <w:r>
              <w:t xml:space="preserve"> </w:t>
            </w:r>
            <w:proofErr w:type="spellStart"/>
            <w:r>
              <w:t>안내</w:t>
            </w:r>
            <w:proofErr w:type="spellEnd"/>
          </w:p>
        </w:tc>
      </w:tr>
      <w:tr w:rsidR="0086121F" w14:paraId="04DE286A" w14:textId="77777777">
        <w:tc>
          <w:tcPr>
            <w:tcW w:w="1638" w:type="dxa"/>
          </w:tcPr>
          <w:p w14:paraId="09E2D688" w14:textId="77777777" w:rsidR="0086121F" w:rsidRDefault="00C328A1">
            <w:pPr>
              <w:pStyle w:val="Compact"/>
            </w:pPr>
            <w:r>
              <w:t>11:30-12:30</w:t>
            </w:r>
          </w:p>
        </w:tc>
        <w:tc>
          <w:tcPr>
            <w:tcW w:w="3004" w:type="dxa"/>
          </w:tcPr>
          <w:p w14:paraId="5E4CD833" w14:textId="77777777" w:rsidR="0086121F" w:rsidRDefault="00C328A1">
            <w:pPr>
              <w:pStyle w:val="Compact"/>
            </w:pPr>
            <w:r>
              <w:t>전체</w:t>
            </w:r>
          </w:p>
        </w:tc>
        <w:tc>
          <w:tcPr>
            <w:tcW w:w="1638" w:type="dxa"/>
          </w:tcPr>
          <w:p w14:paraId="450F1097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워크숍</w:t>
            </w:r>
            <w:r>
              <w:rPr>
                <w:lang w:eastAsia="ko-KR"/>
              </w:rPr>
              <w:t>: “</w:t>
            </w:r>
            <w:r>
              <w:rPr>
                <w:lang w:eastAsia="ko-KR"/>
              </w:rPr>
              <w:t>나의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서사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쓰기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</w:t>
            </w:r>
          </w:p>
        </w:tc>
        <w:tc>
          <w:tcPr>
            <w:tcW w:w="1638" w:type="dxa"/>
          </w:tcPr>
          <w:p w14:paraId="6DFC588E" w14:textId="77777777" w:rsidR="0086121F" w:rsidRDefault="00C328A1">
            <w:pPr>
              <w:pStyle w:val="Compact"/>
            </w:pPr>
            <w:proofErr w:type="spellStart"/>
            <w:r>
              <w:t>글쓰기</w:t>
            </w:r>
            <w:proofErr w:type="spellEnd"/>
            <w:r>
              <w:t xml:space="preserve"> + </w:t>
            </w:r>
            <w:proofErr w:type="spellStart"/>
            <w:r>
              <w:t>토론</w:t>
            </w:r>
            <w:proofErr w:type="spellEnd"/>
          </w:p>
        </w:tc>
      </w:tr>
    </w:tbl>
    <w:p w14:paraId="59C1227A" w14:textId="77777777" w:rsidR="0086121F" w:rsidRDefault="00C328A1">
      <w:pPr>
        <w:pStyle w:val="Compact"/>
        <w:numPr>
          <w:ilvl w:val="0"/>
          <w:numId w:val="23"/>
        </w:numPr>
      </w:pP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t>:</w:t>
      </w:r>
    </w:p>
    <w:p w14:paraId="61549675" w14:textId="77777777" w:rsidR="0086121F" w:rsidRDefault="00C328A1">
      <w:pPr>
        <w:pStyle w:val="Compact"/>
        <w:numPr>
          <w:ilvl w:val="1"/>
          <w:numId w:val="24"/>
        </w:numPr>
        <w:rPr>
          <w:lang w:eastAsia="ko-KR"/>
        </w:rPr>
      </w:pPr>
      <w:r>
        <w:rPr>
          <w:lang w:eastAsia="ko-KR"/>
        </w:rPr>
        <w:t>개인별</w:t>
      </w:r>
      <w:r>
        <w:rPr>
          <w:lang w:eastAsia="ko-KR"/>
        </w:rPr>
        <w:t xml:space="preserve"> “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극복한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” </w:t>
      </w:r>
      <w:r>
        <w:rPr>
          <w:lang w:eastAsia="ko-KR"/>
        </w:rPr>
        <w:t>서사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마인드셋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>)</w:t>
      </w:r>
    </w:p>
    <w:p w14:paraId="051CF52D" w14:textId="77777777" w:rsidR="0086121F" w:rsidRDefault="00C328A1">
      <w:pPr>
        <w:pStyle w:val="Compact"/>
        <w:numPr>
          <w:ilvl w:val="1"/>
          <w:numId w:val="24"/>
        </w:numPr>
        <w:rPr>
          <w:lang w:eastAsia="ko-KR"/>
        </w:rPr>
      </w:pPr>
      <w:r>
        <w:rPr>
          <w:lang w:eastAsia="ko-KR"/>
        </w:rPr>
        <w:t>팀별로</w:t>
      </w:r>
      <w:r>
        <w:rPr>
          <w:lang w:eastAsia="ko-KR"/>
        </w:rPr>
        <w:t xml:space="preserve"> </w:t>
      </w:r>
      <w:r>
        <w:rPr>
          <w:lang w:eastAsia="ko-KR"/>
        </w:rPr>
        <w:t>서사적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42F67DB0" w14:textId="77777777" w:rsidR="0086121F" w:rsidRDefault="00C328A1">
      <w:pPr>
        <w:pStyle w:val="Compact"/>
        <w:numPr>
          <w:ilvl w:val="1"/>
          <w:numId w:val="24"/>
        </w:numPr>
        <w:rPr>
          <w:lang w:eastAsia="ko-KR"/>
        </w:rPr>
      </w:pPr>
      <w:r>
        <w:rPr>
          <w:lang w:eastAsia="ko-KR"/>
        </w:rPr>
        <w:t>예</w:t>
      </w:r>
      <w:r>
        <w:rPr>
          <w:lang w:eastAsia="ko-KR"/>
        </w:rPr>
        <w:t>: “</w:t>
      </w:r>
      <w:r>
        <w:rPr>
          <w:lang w:eastAsia="ko-KR"/>
        </w:rPr>
        <w:t>중학생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‘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강점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’ </w:t>
      </w:r>
      <w:r>
        <w:rPr>
          <w:lang w:eastAsia="ko-KR"/>
        </w:rPr>
        <w:t>서사</w:t>
      </w:r>
      <w:r>
        <w:rPr>
          <w:lang w:eastAsia="ko-KR"/>
        </w:rPr>
        <w:t xml:space="preserve"> </w:t>
      </w:r>
      <w:r>
        <w:rPr>
          <w:lang w:eastAsia="ko-KR"/>
        </w:rPr>
        <w:t>워크숍</w:t>
      </w:r>
      <w:r>
        <w:rPr>
          <w:lang w:eastAsia="ko-KR"/>
        </w:rPr>
        <w:t>”</w:t>
      </w:r>
    </w:p>
    <w:p w14:paraId="0540A793" w14:textId="77777777" w:rsidR="0086121F" w:rsidRDefault="00C328A1">
      <w:pPr>
        <w:pStyle w:val="Compact"/>
        <w:numPr>
          <w:ilvl w:val="0"/>
          <w:numId w:val="23"/>
        </w:numPr>
      </w:pPr>
      <w:proofErr w:type="spellStart"/>
      <w:r>
        <w:rPr>
          <w:b/>
          <w:bCs/>
        </w:rPr>
        <w:t>읽기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자료</w:t>
      </w:r>
      <w:proofErr w:type="spellEnd"/>
      <w:r>
        <w:t>:</w:t>
      </w:r>
    </w:p>
    <w:p w14:paraId="1C6975B1" w14:textId="77777777" w:rsidR="0086121F" w:rsidRDefault="00C328A1">
      <w:pPr>
        <w:pStyle w:val="Compact"/>
        <w:numPr>
          <w:ilvl w:val="1"/>
          <w:numId w:val="25"/>
        </w:numPr>
      </w:pPr>
      <w:r>
        <w:t xml:space="preserve">Jeon (2014) “Cross-modal priming and time perception” </w:t>
      </w:r>
      <w:r>
        <w:rPr>
          <w:i/>
          <w:iCs/>
        </w:rPr>
        <w:t>PLOS ONE</w:t>
      </w:r>
    </w:p>
    <w:p w14:paraId="14D4BF20" w14:textId="77777777" w:rsidR="0086121F" w:rsidRDefault="00C328A1">
      <w:pPr>
        <w:pStyle w:val="Compact"/>
        <w:numPr>
          <w:ilvl w:val="1"/>
          <w:numId w:val="25"/>
        </w:numPr>
      </w:pPr>
      <w:r>
        <w:t xml:space="preserve">McAdams (2001) “The psychology of life stories” </w:t>
      </w:r>
      <w:r>
        <w:rPr>
          <w:i/>
          <w:iCs/>
        </w:rPr>
        <w:t>Review of General Psychology</w:t>
      </w:r>
    </w:p>
    <w:p w14:paraId="40B4EE77" w14:textId="77777777" w:rsidR="0086121F" w:rsidRDefault="00C328A1">
      <w:pPr>
        <w:pStyle w:val="Compact"/>
        <w:numPr>
          <w:ilvl w:val="1"/>
          <w:numId w:val="25"/>
        </w:numPr>
      </w:pPr>
      <w:commentRangeStart w:id="42"/>
      <w:r>
        <w:t xml:space="preserve">Lee et al. (2022) Nature </w:t>
      </w:r>
      <w:proofErr w:type="spellStart"/>
      <w:r>
        <w:t>연구</w:t>
      </w:r>
      <w:proofErr w:type="spellEnd"/>
      <w:r>
        <w:t xml:space="preserve"> - </w:t>
      </w:r>
      <w:proofErr w:type="spellStart"/>
      <w:r>
        <w:t>마인드셋과</w:t>
      </w:r>
      <w:proofErr w:type="spellEnd"/>
      <w:r>
        <w:t xml:space="preserve"> </w:t>
      </w:r>
      <w:proofErr w:type="spellStart"/>
      <w:r>
        <w:t>서사의</w:t>
      </w:r>
      <w:proofErr w:type="spellEnd"/>
      <w:r>
        <w:t xml:space="preserve"> </w:t>
      </w:r>
      <w:proofErr w:type="spellStart"/>
      <w:r>
        <w:t>연결</w:t>
      </w:r>
      <w:commentRangeEnd w:id="42"/>
      <w:proofErr w:type="spellEnd"/>
      <w:r w:rsidR="002E0F14">
        <w:rPr>
          <w:rStyle w:val="CommentReference"/>
        </w:rPr>
        <w:commentReference w:id="42"/>
      </w:r>
    </w:p>
    <w:p w14:paraId="782D1BC6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8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</w:t>
      </w:r>
      <w:commentRangeStart w:id="43"/>
      <w:r>
        <w:rPr>
          <w:b/>
          <w:bCs/>
          <w:lang w:eastAsia="ko-KR"/>
        </w:rPr>
        <w:t xml:space="preserve">LLM </w:t>
      </w:r>
      <w:r>
        <w:rPr>
          <w:b/>
          <w:bCs/>
          <w:lang w:eastAsia="ko-KR"/>
        </w:rPr>
        <w:t>기반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언어</w:t>
      </w:r>
      <w:r>
        <w:rPr>
          <w:b/>
          <w:bCs/>
          <w:lang w:eastAsia="ko-KR"/>
        </w:rPr>
        <w:t xml:space="preserve"> </w:t>
      </w:r>
      <w:commentRangeEnd w:id="43"/>
      <w:r w:rsidR="003E0C55">
        <w:rPr>
          <w:rStyle w:val="CommentReference"/>
        </w:rPr>
        <w:commentReference w:id="43"/>
      </w:r>
      <w:r>
        <w:rPr>
          <w:b/>
          <w:bCs/>
          <w:lang w:eastAsia="ko-KR"/>
        </w:rPr>
        <w:t>분석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⭐</w:t>
      </w:r>
      <w:r>
        <w:rPr>
          <w:lang w:eastAsia="ko-KR"/>
        </w:rPr>
        <w:t xml:space="preserve"> NEW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3551"/>
        <w:gridCol w:w="1936"/>
        <w:gridCol w:w="1936"/>
      </w:tblGrid>
      <w:tr w:rsidR="0086121F" w14:paraId="675A8029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758F853F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3004" w:type="dxa"/>
          </w:tcPr>
          <w:p w14:paraId="1DF7A791" w14:textId="77777777" w:rsidR="0086121F" w:rsidRDefault="00C328A1">
            <w:pPr>
              <w:pStyle w:val="Compact"/>
            </w:pPr>
            <w:r>
              <w:t>담당</w:t>
            </w:r>
            <w:r>
              <w:t xml:space="preserve"> </w:t>
            </w:r>
            <w:r>
              <w:t>교수</w:t>
            </w:r>
          </w:p>
        </w:tc>
        <w:tc>
          <w:tcPr>
            <w:tcW w:w="1638" w:type="dxa"/>
          </w:tcPr>
          <w:p w14:paraId="40E42BE2" w14:textId="77777777" w:rsidR="0086121F" w:rsidRDefault="00C328A1">
            <w:pPr>
              <w:pStyle w:val="Compact"/>
            </w:pPr>
            <w:r>
              <w:t>내용</w:t>
            </w:r>
          </w:p>
        </w:tc>
        <w:tc>
          <w:tcPr>
            <w:tcW w:w="1638" w:type="dxa"/>
          </w:tcPr>
          <w:p w14:paraId="0C745E83" w14:textId="77777777" w:rsidR="0086121F" w:rsidRDefault="00C328A1">
            <w:pPr>
              <w:pStyle w:val="Compact"/>
            </w:pPr>
            <w:r>
              <w:t>형식</w:t>
            </w:r>
          </w:p>
        </w:tc>
      </w:tr>
      <w:tr w:rsidR="0086121F" w14:paraId="30382562" w14:textId="77777777">
        <w:tc>
          <w:tcPr>
            <w:tcW w:w="1638" w:type="dxa"/>
          </w:tcPr>
          <w:p w14:paraId="15F3840E" w14:textId="77777777" w:rsidR="0086121F" w:rsidRDefault="00C328A1">
            <w:pPr>
              <w:pStyle w:val="Compact"/>
            </w:pPr>
            <w:r>
              <w:t>10:00-10:30</w:t>
            </w:r>
          </w:p>
        </w:tc>
        <w:tc>
          <w:tcPr>
            <w:tcW w:w="3004" w:type="dxa"/>
          </w:tcPr>
          <w:p w14:paraId="3A1DDACA" w14:textId="77777777" w:rsidR="0086121F" w:rsidRDefault="00C328A1">
            <w:pPr>
              <w:pStyle w:val="Compact"/>
            </w:pPr>
            <w:r>
              <w:t>전현애</w:t>
            </w:r>
          </w:p>
        </w:tc>
        <w:tc>
          <w:tcPr>
            <w:tcW w:w="1638" w:type="dxa"/>
          </w:tcPr>
          <w:p w14:paraId="265F38B9" w14:textId="77777777" w:rsidR="0086121F" w:rsidRDefault="00C328A1">
            <w:pPr>
              <w:pStyle w:val="Compact"/>
            </w:pPr>
            <w:r>
              <w:t xml:space="preserve">LLM (Large Language Models) </w:t>
            </w:r>
            <w:r>
              <w:t>기초</w:t>
            </w:r>
          </w:p>
        </w:tc>
        <w:tc>
          <w:tcPr>
            <w:tcW w:w="1638" w:type="dxa"/>
          </w:tcPr>
          <w:p w14:paraId="2E0FD3AB" w14:textId="77777777" w:rsidR="0086121F" w:rsidRDefault="00C328A1">
            <w:pPr>
              <w:pStyle w:val="Compact"/>
            </w:pPr>
            <w:r>
              <w:t>강의</w:t>
            </w:r>
          </w:p>
        </w:tc>
      </w:tr>
      <w:tr w:rsidR="0086121F" w14:paraId="464F6C19" w14:textId="77777777">
        <w:tc>
          <w:tcPr>
            <w:tcW w:w="1638" w:type="dxa"/>
          </w:tcPr>
          <w:p w14:paraId="74FEE768" w14:textId="77777777" w:rsidR="0086121F" w:rsidRDefault="00C328A1">
            <w:pPr>
              <w:pStyle w:val="Compact"/>
            </w:pPr>
            <w:r>
              <w:t>10:30-11:00</w:t>
            </w:r>
          </w:p>
        </w:tc>
        <w:tc>
          <w:tcPr>
            <w:tcW w:w="3004" w:type="dxa"/>
          </w:tcPr>
          <w:p w14:paraId="72007392" w14:textId="77777777" w:rsidR="0086121F" w:rsidRDefault="00C328A1">
            <w:pPr>
              <w:pStyle w:val="Compact"/>
            </w:pPr>
            <w:r>
              <w:t>전현애</w:t>
            </w:r>
          </w:p>
        </w:tc>
        <w:tc>
          <w:tcPr>
            <w:tcW w:w="1638" w:type="dxa"/>
          </w:tcPr>
          <w:p w14:paraId="165E8C5F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청소년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언어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감정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주제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서사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패턴</w:t>
            </w:r>
          </w:p>
        </w:tc>
        <w:tc>
          <w:tcPr>
            <w:tcW w:w="1638" w:type="dxa"/>
          </w:tcPr>
          <w:p w14:paraId="443BD461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  <w:r>
              <w:t xml:space="preserve"> + </w:t>
            </w:r>
            <w:proofErr w:type="spellStart"/>
            <w:r>
              <w:t>시연</w:t>
            </w:r>
            <w:proofErr w:type="spellEnd"/>
          </w:p>
        </w:tc>
      </w:tr>
      <w:tr w:rsidR="0086121F" w14:paraId="5AEC9540" w14:textId="77777777">
        <w:tc>
          <w:tcPr>
            <w:tcW w:w="1638" w:type="dxa"/>
          </w:tcPr>
          <w:p w14:paraId="6FF2D345" w14:textId="77777777" w:rsidR="0086121F" w:rsidRDefault="00C328A1">
            <w:pPr>
              <w:pStyle w:val="Compact"/>
            </w:pPr>
            <w:r>
              <w:t>11:00-11:30</w:t>
            </w:r>
          </w:p>
        </w:tc>
        <w:tc>
          <w:tcPr>
            <w:tcW w:w="3004" w:type="dxa"/>
          </w:tcPr>
          <w:p w14:paraId="519FF640" w14:textId="77777777" w:rsidR="0086121F" w:rsidRDefault="00C328A1">
            <w:pPr>
              <w:pStyle w:val="Compact"/>
            </w:pPr>
            <w:r>
              <w:t>이해연</w:t>
            </w:r>
            <w:r>
              <w:t xml:space="preserve"> (</w:t>
            </w:r>
            <w:r>
              <w:t>게스트</w:t>
            </w:r>
            <w:r>
              <w:t>)</w:t>
            </w:r>
          </w:p>
        </w:tc>
        <w:tc>
          <w:tcPr>
            <w:tcW w:w="1638" w:type="dxa"/>
          </w:tcPr>
          <w:p w14:paraId="00B6DC95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“TLSASR </w:t>
            </w:r>
            <w:r>
              <w:rPr>
                <w:lang w:eastAsia="ko-KR"/>
              </w:rPr>
              <w:lastRenderedPageBreak/>
              <w:t>데이터셋에서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언어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발견</w:t>
            </w:r>
            <w:r>
              <w:rPr>
                <w:lang w:eastAsia="ko-KR"/>
              </w:rPr>
              <w:t>”</w:t>
            </w:r>
          </w:p>
        </w:tc>
        <w:tc>
          <w:tcPr>
            <w:tcW w:w="1638" w:type="dxa"/>
          </w:tcPr>
          <w:p w14:paraId="0238DFC1" w14:textId="77777777" w:rsidR="0086121F" w:rsidRDefault="00C328A1">
            <w:pPr>
              <w:pStyle w:val="Compact"/>
            </w:pPr>
            <w:proofErr w:type="spellStart"/>
            <w:r>
              <w:lastRenderedPageBreak/>
              <w:t>사례</w:t>
            </w:r>
            <w:proofErr w:type="spellEnd"/>
            <w:r>
              <w:t xml:space="preserve"> </w:t>
            </w:r>
            <w:proofErr w:type="spellStart"/>
            <w:r>
              <w:t>소개</w:t>
            </w:r>
            <w:proofErr w:type="spellEnd"/>
          </w:p>
        </w:tc>
      </w:tr>
      <w:tr w:rsidR="0086121F" w14:paraId="1AEFF672" w14:textId="77777777">
        <w:tc>
          <w:tcPr>
            <w:tcW w:w="1638" w:type="dxa"/>
          </w:tcPr>
          <w:p w14:paraId="4126AF0C" w14:textId="77777777" w:rsidR="0086121F" w:rsidRDefault="00C328A1">
            <w:pPr>
              <w:pStyle w:val="Compact"/>
            </w:pPr>
            <w:r>
              <w:t>11:30-12:30</w:t>
            </w:r>
          </w:p>
        </w:tc>
        <w:tc>
          <w:tcPr>
            <w:tcW w:w="3004" w:type="dxa"/>
          </w:tcPr>
          <w:p w14:paraId="04163515" w14:textId="77777777" w:rsidR="0086121F" w:rsidRDefault="00C328A1">
            <w:pPr>
              <w:pStyle w:val="Compact"/>
            </w:pPr>
            <w:r>
              <w:t xml:space="preserve">TA </w:t>
            </w:r>
            <w:r>
              <w:t>주도</w:t>
            </w:r>
          </w:p>
        </w:tc>
        <w:tc>
          <w:tcPr>
            <w:tcW w:w="1638" w:type="dxa"/>
          </w:tcPr>
          <w:p w14:paraId="62FF124F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실습</w:t>
            </w:r>
            <w:r>
              <w:rPr>
                <w:lang w:eastAsia="ko-KR"/>
              </w:rPr>
              <w:t>: GPT API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청소년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</w:p>
        </w:tc>
        <w:tc>
          <w:tcPr>
            <w:tcW w:w="1638" w:type="dxa"/>
          </w:tcPr>
          <w:p w14:paraId="6E6E5CEE" w14:textId="77777777" w:rsidR="0086121F" w:rsidRDefault="00C328A1">
            <w:pPr>
              <w:pStyle w:val="Compact"/>
            </w:pPr>
            <w:proofErr w:type="spellStart"/>
            <w:r>
              <w:t>코딩</w:t>
            </w:r>
            <w:proofErr w:type="spellEnd"/>
            <w:r>
              <w:t xml:space="preserve"> </w:t>
            </w:r>
            <w:proofErr w:type="spellStart"/>
            <w:r>
              <w:t>실습</w:t>
            </w:r>
            <w:proofErr w:type="spellEnd"/>
          </w:p>
        </w:tc>
      </w:tr>
    </w:tbl>
    <w:p w14:paraId="02CE411E" w14:textId="77777777" w:rsidR="0086121F" w:rsidRDefault="00C328A1">
      <w:pPr>
        <w:pStyle w:val="Compact"/>
        <w:numPr>
          <w:ilvl w:val="0"/>
          <w:numId w:val="26"/>
        </w:numPr>
      </w:pP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t>:</w:t>
      </w:r>
    </w:p>
    <w:p w14:paraId="3DA4DD3D" w14:textId="77777777" w:rsidR="0086121F" w:rsidRDefault="00C328A1">
      <w:pPr>
        <w:pStyle w:val="Compact"/>
        <w:numPr>
          <w:ilvl w:val="1"/>
          <w:numId w:val="27"/>
        </w:numPr>
        <w:rPr>
          <w:lang w:eastAsia="ko-KR"/>
        </w:rPr>
      </w:pPr>
      <w:r>
        <w:rPr>
          <w:lang w:eastAsia="ko-KR"/>
        </w:rPr>
        <w:t xml:space="preserve">(IRB </w:t>
      </w:r>
      <w:r>
        <w:rPr>
          <w:lang w:eastAsia="ko-KR"/>
        </w:rPr>
        <w:t>승인된</w:t>
      </w:r>
      <w:r>
        <w:rPr>
          <w:lang w:eastAsia="ko-KR"/>
        </w:rPr>
        <w:t xml:space="preserve">) </w:t>
      </w:r>
      <w:r>
        <w:rPr>
          <w:lang w:eastAsia="ko-KR"/>
        </w:rPr>
        <w:t>탈식별화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일기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LLM </w:t>
      </w:r>
      <w:r>
        <w:rPr>
          <w:lang w:eastAsia="ko-KR"/>
        </w:rPr>
        <w:t>적용</w:t>
      </w:r>
    </w:p>
    <w:p w14:paraId="78C82F9F" w14:textId="77777777" w:rsidR="0086121F" w:rsidRDefault="00C328A1">
      <w:pPr>
        <w:pStyle w:val="Compact"/>
        <w:numPr>
          <w:ilvl w:val="1"/>
          <w:numId w:val="27"/>
        </w:numPr>
        <w:rPr>
          <w:lang w:eastAsia="ko-KR"/>
        </w:rPr>
      </w:pP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추이</w:t>
      </w:r>
      <w:r>
        <w:rPr>
          <w:lang w:eastAsia="ko-KR"/>
        </w:rPr>
        <w:t xml:space="preserve">, 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요인</w:t>
      </w:r>
      <w:r>
        <w:rPr>
          <w:lang w:eastAsia="ko-KR"/>
        </w:rPr>
        <w:t xml:space="preserve">, </w:t>
      </w:r>
      <w:r>
        <w:rPr>
          <w:lang w:eastAsia="ko-KR"/>
        </w:rPr>
        <w:t>대처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32D7DC07" w14:textId="77777777" w:rsidR="0086121F" w:rsidRDefault="00C328A1">
      <w:pPr>
        <w:pStyle w:val="Compact"/>
        <w:numPr>
          <w:ilvl w:val="1"/>
          <w:numId w:val="27"/>
        </w:numPr>
        <w:rPr>
          <w:lang w:eastAsia="ko-KR"/>
        </w:rPr>
      </w:pPr>
      <w:r>
        <w:rPr>
          <w:b/>
          <w:bCs/>
          <w:lang w:eastAsia="ko-KR"/>
        </w:rPr>
        <w:t>윤리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토론</w:t>
      </w:r>
      <w:r>
        <w:rPr>
          <w:lang w:eastAsia="ko-KR"/>
        </w:rPr>
        <w:t>: “AI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자살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감지했을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개입해야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>?”</w:t>
      </w:r>
    </w:p>
    <w:p w14:paraId="1E20B65C" w14:textId="77777777" w:rsidR="0086121F" w:rsidRDefault="00C328A1">
      <w:pPr>
        <w:pStyle w:val="Compact"/>
        <w:numPr>
          <w:ilvl w:val="0"/>
          <w:numId w:val="26"/>
        </w:numPr>
      </w:pPr>
      <w:proofErr w:type="spellStart"/>
      <w:r>
        <w:rPr>
          <w:b/>
          <w:bCs/>
        </w:rPr>
        <w:t>읽기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자료</w:t>
      </w:r>
      <w:proofErr w:type="spellEnd"/>
      <w:r>
        <w:t>:</w:t>
      </w:r>
    </w:p>
    <w:p w14:paraId="6800BBA4" w14:textId="77777777" w:rsidR="0086121F" w:rsidRDefault="00C328A1">
      <w:pPr>
        <w:pStyle w:val="Compact"/>
        <w:numPr>
          <w:ilvl w:val="1"/>
          <w:numId w:val="28"/>
        </w:numPr>
      </w:pPr>
      <w:r>
        <w:t xml:space="preserve">Guntuku et al. (2023) “Language models in mental health” </w:t>
      </w:r>
      <w:r>
        <w:rPr>
          <w:i/>
          <w:iCs/>
        </w:rPr>
        <w:t>Nature Medicine</w:t>
      </w:r>
    </w:p>
    <w:p w14:paraId="7F2B62B5" w14:textId="77777777" w:rsidR="0086121F" w:rsidRDefault="00C328A1">
      <w:pPr>
        <w:pStyle w:val="Compact"/>
        <w:numPr>
          <w:ilvl w:val="1"/>
          <w:numId w:val="28"/>
        </w:numPr>
      </w:pPr>
      <w:r>
        <w:t xml:space="preserve">Abd-Alrazaq et al. (2021) “Chatbots for mental health” </w:t>
      </w:r>
      <w:r>
        <w:rPr>
          <w:i/>
          <w:iCs/>
        </w:rPr>
        <w:t>JMIR</w:t>
      </w:r>
    </w:p>
    <w:p w14:paraId="3E76BBAE" w14:textId="77777777" w:rsidR="0086121F" w:rsidRDefault="00C328A1">
      <w:pPr>
        <w:pStyle w:val="Heading4"/>
        <w:rPr>
          <w:lang w:eastAsia="ko-KR"/>
        </w:rPr>
      </w:pPr>
      <w:bookmarkStart w:id="44" w:name="module-4-발달적-맥락과-예방적-개입-week-9-10"/>
      <w:bookmarkEnd w:id="41"/>
      <w:r>
        <w:rPr>
          <w:b/>
          <w:bCs/>
          <w:lang w:eastAsia="ko-KR"/>
        </w:rPr>
        <w:t xml:space="preserve">Module 4: </w:t>
      </w:r>
      <w:r>
        <w:rPr>
          <w:b/>
          <w:bCs/>
          <w:lang w:eastAsia="ko-KR"/>
        </w:rPr>
        <w:t>발달적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맥락과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예방적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개입</w:t>
      </w:r>
      <w:r>
        <w:rPr>
          <w:b/>
          <w:bCs/>
          <w:lang w:eastAsia="ko-KR"/>
        </w:rPr>
        <w:t xml:space="preserve"> (Week 9-10)</w:t>
      </w:r>
    </w:p>
    <w:p w14:paraId="6C0ADAB3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lang w:eastAsia="ko-KR"/>
        </w:rPr>
        <w:t xml:space="preserve">: </w:t>
      </w:r>
      <w:r>
        <w:rPr>
          <w:lang w:eastAsia="ko-KR"/>
        </w:rPr>
        <w:t>이해연</w:t>
      </w:r>
      <w:r>
        <w:rPr>
          <w:lang w:eastAsia="ko-KR"/>
        </w:rPr>
        <w:t xml:space="preserve"> (</w:t>
      </w:r>
      <w:r>
        <w:rPr>
          <w:lang w:eastAsia="ko-KR"/>
        </w:rPr>
        <w:t>발달심리</w:t>
      </w:r>
      <w:r>
        <w:rPr>
          <w:lang w:eastAsia="ko-KR"/>
        </w:rPr>
        <w:t xml:space="preserve">) </w:t>
      </w:r>
      <w:r>
        <w:rPr>
          <w:lang w:eastAsia="ko-KR"/>
        </w:rPr>
        <w:t>주도</w:t>
      </w:r>
      <w:r>
        <w:rPr>
          <w:lang w:eastAsia="ko-KR"/>
        </w:rPr>
        <w:t xml:space="preserve">, </w:t>
      </w:r>
      <w:r>
        <w:rPr>
          <w:lang w:eastAsia="ko-KR"/>
        </w:rPr>
        <w:t>차지욱</w:t>
      </w:r>
      <w:r>
        <w:rPr>
          <w:lang w:eastAsia="ko-KR"/>
        </w:rPr>
        <w:t>·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게스트</w:t>
      </w:r>
    </w:p>
    <w:p w14:paraId="7774F2B8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9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청소년의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사회정서적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3551"/>
        <w:gridCol w:w="1936"/>
        <w:gridCol w:w="1936"/>
      </w:tblGrid>
      <w:tr w:rsidR="0086121F" w14:paraId="1644E304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5C907A0C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3004" w:type="dxa"/>
          </w:tcPr>
          <w:p w14:paraId="2DA70C48" w14:textId="77777777" w:rsidR="0086121F" w:rsidRDefault="00C328A1">
            <w:pPr>
              <w:pStyle w:val="Compact"/>
            </w:pPr>
            <w:r>
              <w:t>담당</w:t>
            </w:r>
            <w:r>
              <w:t xml:space="preserve"> </w:t>
            </w:r>
            <w:r>
              <w:t>교수</w:t>
            </w:r>
          </w:p>
        </w:tc>
        <w:tc>
          <w:tcPr>
            <w:tcW w:w="1638" w:type="dxa"/>
          </w:tcPr>
          <w:p w14:paraId="7C8EEB89" w14:textId="77777777" w:rsidR="0086121F" w:rsidRDefault="00C328A1">
            <w:pPr>
              <w:pStyle w:val="Compact"/>
            </w:pPr>
            <w:r>
              <w:t>내용</w:t>
            </w:r>
          </w:p>
        </w:tc>
        <w:tc>
          <w:tcPr>
            <w:tcW w:w="1638" w:type="dxa"/>
          </w:tcPr>
          <w:p w14:paraId="11EEEE9E" w14:textId="77777777" w:rsidR="0086121F" w:rsidRDefault="00C328A1">
            <w:pPr>
              <w:pStyle w:val="Compact"/>
            </w:pPr>
            <w:r>
              <w:t>형식</w:t>
            </w:r>
          </w:p>
        </w:tc>
      </w:tr>
      <w:tr w:rsidR="0086121F" w14:paraId="3420231D" w14:textId="77777777">
        <w:tc>
          <w:tcPr>
            <w:tcW w:w="1638" w:type="dxa"/>
          </w:tcPr>
          <w:p w14:paraId="6BC5CC18" w14:textId="77777777" w:rsidR="0086121F" w:rsidRDefault="00C328A1">
            <w:pPr>
              <w:pStyle w:val="Compact"/>
            </w:pPr>
            <w:r>
              <w:t>10:00-10:45</w:t>
            </w:r>
          </w:p>
        </w:tc>
        <w:tc>
          <w:tcPr>
            <w:tcW w:w="3004" w:type="dxa"/>
          </w:tcPr>
          <w:p w14:paraId="1E33A50A" w14:textId="77777777" w:rsidR="0086121F" w:rsidRDefault="00C328A1">
            <w:pPr>
              <w:pStyle w:val="Compact"/>
            </w:pPr>
            <w:r>
              <w:t>이해연</w:t>
            </w:r>
          </w:p>
        </w:tc>
        <w:tc>
          <w:tcPr>
            <w:tcW w:w="1638" w:type="dxa"/>
          </w:tcPr>
          <w:p w14:paraId="3E4F2EE6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충돌</w:t>
            </w:r>
          </w:p>
        </w:tc>
        <w:tc>
          <w:tcPr>
            <w:tcW w:w="1638" w:type="dxa"/>
          </w:tcPr>
          <w:p w14:paraId="7EC70538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  <w:r>
              <w:t xml:space="preserve"> + </w:t>
            </w:r>
            <w:proofErr w:type="spellStart"/>
            <w:r>
              <w:t>데이터</w:t>
            </w:r>
            <w:proofErr w:type="spellEnd"/>
          </w:p>
        </w:tc>
      </w:tr>
      <w:tr w:rsidR="0086121F" w14:paraId="2C04E400" w14:textId="77777777">
        <w:tc>
          <w:tcPr>
            <w:tcW w:w="1638" w:type="dxa"/>
          </w:tcPr>
          <w:p w14:paraId="4FEFED6B" w14:textId="77777777" w:rsidR="0086121F" w:rsidRDefault="00C328A1">
            <w:pPr>
              <w:pStyle w:val="Compact"/>
            </w:pPr>
            <w:r>
              <w:t>10:45-11:15</w:t>
            </w:r>
          </w:p>
        </w:tc>
        <w:tc>
          <w:tcPr>
            <w:tcW w:w="3004" w:type="dxa"/>
          </w:tcPr>
          <w:p w14:paraId="42741290" w14:textId="77777777" w:rsidR="0086121F" w:rsidRDefault="00C328A1">
            <w:pPr>
              <w:pStyle w:val="Compact"/>
            </w:pPr>
            <w:r>
              <w:t>이해연</w:t>
            </w:r>
          </w:p>
        </w:tc>
        <w:tc>
          <w:tcPr>
            <w:tcW w:w="1638" w:type="dxa"/>
          </w:tcPr>
          <w:p w14:paraId="79F8FF57" w14:textId="3FFC68EA" w:rsidR="0086121F" w:rsidRDefault="003E0C55">
            <w:pPr>
              <w:pStyle w:val="Compact"/>
              <w:rPr>
                <w:lang w:eastAsia="ko-KR"/>
              </w:rPr>
            </w:pPr>
            <w:ins w:id="45" w:author="Hae Yeon Lee" w:date="2025-10-22T17:19:00Z" w16du:dateUtc="2025-10-22T08:19:00Z">
              <w:r>
                <w:rPr>
                  <w:lang w:eastAsia="ko-KR"/>
                </w:rPr>
                <w:t>The Big Wait:</w:t>
              </w:r>
            </w:ins>
            <w:del w:id="46" w:author="Hae Yeon Lee" w:date="2025-10-22T17:19:00Z" w16du:dateUtc="2025-10-22T08:19:00Z">
              <w:r w:rsidDel="003E0C55">
                <w:rPr>
                  <w:lang w:eastAsia="ko-KR"/>
                </w:rPr>
                <w:delText>관계성</w:delText>
              </w:r>
              <w:r w:rsidDel="003E0C55">
                <w:rPr>
                  <w:lang w:eastAsia="ko-KR"/>
                </w:rPr>
                <w:delText xml:space="preserve"> vs </w:delText>
              </w:r>
              <w:r w:rsidDel="003E0C55">
                <w:rPr>
                  <w:lang w:eastAsia="ko-KR"/>
                </w:rPr>
                <w:delText>자율성</w:delText>
              </w:r>
              <w:r w:rsidDel="003E0C55">
                <w:rPr>
                  <w:lang w:eastAsia="ko-KR"/>
                </w:rPr>
                <w:delText xml:space="preserve">: </w:delText>
              </w:r>
              <w:r w:rsidDel="003E0C55">
                <w:rPr>
                  <w:lang w:eastAsia="ko-KR"/>
                </w:rPr>
                <w:delText>한국</w:delText>
              </w:r>
              <w:r w:rsidDel="003E0C55">
                <w:rPr>
                  <w:lang w:eastAsia="ko-KR"/>
                </w:rPr>
                <w:delText xml:space="preserve"> </w:delText>
              </w:r>
            </w:del>
            <w:r>
              <w:rPr>
                <w:lang w:eastAsia="ko-KR"/>
              </w:rPr>
              <w:t>청소년의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딜레마</w:t>
            </w:r>
            <w:ins w:id="47" w:author="Hae Yeon Lee" w:date="2025-10-22T17:19:00Z" w16du:dateUtc="2025-10-22T08:19:00Z">
              <w:r>
                <w:rPr>
                  <w:lang w:eastAsia="ko-KR"/>
                </w:rPr>
                <w:t xml:space="preserve">; </w:t>
              </w:r>
            </w:ins>
            <w:ins w:id="48" w:author="Hae Yeon Lee" w:date="2025-10-22T17:20:00Z" w16du:dateUtc="2025-10-22T08:20:00Z">
              <w:r>
                <w:rPr>
                  <w:rFonts w:hint="eastAsia"/>
                  <w:lang w:eastAsia="ko-KR"/>
                </w:rPr>
                <w:t>사회적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지위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위협과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경쟁문화에서</w:t>
              </w:r>
              <w:r>
                <w:rPr>
                  <w:rFonts w:hint="eastAsia"/>
                  <w:lang w:eastAsia="ko-KR"/>
                </w:rPr>
                <w:t xml:space="preserve"> </w:t>
              </w:r>
              <w:r>
                <w:rPr>
                  <w:rFonts w:hint="eastAsia"/>
                  <w:lang w:eastAsia="ko-KR"/>
                </w:rPr>
                <w:t>사회정서발달</w:t>
              </w:r>
            </w:ins>
          </w:p>
        </w:tc>
        <w:tc>
          <w:tcPr>
            <w:tcW w:w="1638" w:type="dxa"/>
          </w:tcPr>
          <w:p w14:paraId="6068B56C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28516A3A" w14:textId="77777777">
        <w:tc>
          <w:tcPr>
            <w:tcW w:w="1638" w:type="dxa"/>
          </w:tcPr>
          <w:p w14:paraId="52AB9FD4" w14:textId="77777777" w:rsidR="0086121F" w:rsidRDefault="00C328A1">
            <w:pPr>
              <w:pStyle w:val="Compact"/>
            </w:pPr>
            <w:r>
              <w:t>11:15-11:30</w:t>
            </w:r>
          </w:p>
        </w:tc>
        <w:tc>
          <w:tcPr>
            <w:tcW w:w="3004" w:type="dxa"/>
          </w:tcPr>
          <w:p w14:paraId="1D1F5AF7" w14:textId="77777777" w:rsidR="0086121F" w:rsidRDefault="00C328A1">
            <w:pPr>
              <w:pStyle w:val="Compact"/>
            </w:pPr>
            <w:r>
              <w:t>전현애</w:t>
            </w:r>
            <w:r>
              <w:t xml:space="preserve"> (</w:t>
            </w:r>
            <w:r>
              <w:t>게스트</w:t>
            </w:r>
            <w:r>
              <w:t>)</w:t>
            </w:r>
          </w:p>
        </w:tc>
        <w:tc>
          <w:tcPr>
            <w:tcW w:w="1638" w:type="dxa"/>
          </w:tcPr>
          <w:p w14:paraId="56F16C21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한국어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서사에서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드러나는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문화적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</w:t>
            </w:r>
            <w:r>
              <w:rPr>
                <w:lang w:eastAsia="ko-KR"/>
              </w:rPr>
              <w:t>”</w:t>
            </w:r>
          </w:p>
        </w:tc>
        <w:tc>
          <w:tcPr>
            <w:tcW w:w="1638" w:type="dxa"/>
          </w:tcPr>
          <w:p w14:paraId="06CE02E3" w14:textId="77777777" w:rsidR="0086121F" w:rsidRDefault="00C328A1">
            <w:pPr>
              <w:pStyle w:val="Compact"/>
            </w:pPr>
            <w:proofErr w:type="spellStart"/>
            <w:r>
              <w:t>짧은</w:t>
            </w:r>
            <w:proofErr w:type="spellEnd"/>
            <w:r>
              <w:t xml:space="preserve"> </w:t>
            </w:r>
            <w:proofErr w:type="spellStart"/>
            <w:r>
              <w:t>코멘트</w:t>
            </w:r>
            <w:proofErr w:type="spellEnd"/>
          </w:p>
        </w:tc>
      </w:tr>
      <w:tr w:rsidR="0086121F" w14:paraId="021B61A1" w14:textId="77777777">
        <w:tc>
          <w:tcPr>
            <w:tcW w:w="1638" w:type="dxa"/>
          </w:tcPr>
          <w:p w14:paraId="5664E98B" w14:textId="77777777" w:rsidR="0086121F" w:rsidRDefault="00C328A1">
            <w:pPr>
              <w:pStyle w:val="Compact"/>
            </w:pPr>
            <w:r>
              <w:t>11:30-12:30</w:t>
            </w:r>
          </w:p>
        </w:tc>
        <w:tc>
          <w:tcPr>
            <w:tcW w:w="3004" w:type="dxa"/>
          </w:tcPr>
          <w:p w14:paraId="7860555B" w14:textId="77777777" w:rsidR="0086121F" w:rsidRDefault="00C328A1">
            <w:pPr>
              <w:pStyle w:val="Compact"/>
            </w:pPr>
            <w:r>
              <w:t xml:space="preserve">TA </w:t>
            </w:r>
            <w:r>
              <w:t>주도</w:t>
            </w:r>
          </w:p>
        </w:tc>
        <w:tc>
          <w:tcPr>
            <w:tcW w:w="1638" w:type="dxa"/>
          </w:tcPr>
          <w:p w14:paraId="22B7786D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: TLSASR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</w:t>
            </w:r>
          </w:p>
        </w:tc>
        <w:tc>
          <w:tcPr>
            <w:tcW w:w="1638" w:type="dxa"/>
          </w:tcPr>
          <w:p w14:paraId="7393A484" w14:textId="77777777" w:rsidR="0086121F" w:rsidRDefault="00C328A1">
            <w:pPr>
              <w:pStyle w:val="Compact"/>
            </w:pPr>
            <w:r>
              <w:t xml:space="preserve">Python </w:t>
            </w:r>
            <w:proofErr w:type="spellStart"/>
            <w:r>
              <w:t>실습</w:t>
            </w:r>
            <w:proofErr w:type="spellEnd"/>
          </w:p>
        </w:tc>
      </w:tr>
    </w:tbl>
    <w:p w14:paraId="6F7D12C2" w14:textId="77777777" w:rsidR="0086121F" w:rsidRDefault="00C328A1">
      <w:pPr>
        <w:pStyle w:val="Compact"/>
        <w:numPr>
          <w:ilvl w:val="0"/>
          <w:numId w:val="29"/>
        </w:numPr>
      </w:pP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t>:</w:t>
      </w:r>
    </w:p>
    <w:p w14:paraId="2C45A24D" w14:textId="77777777" w:rsidR="0086121F" w:rsidRDefault="00C328A1">
      <w:pPr>
        <w:pStyle w:val="Compact"/>
        <w:numPr>
          <w:ilvl w:val="1"/>
          <w:numId w:val="30"/>
        </w:numPr>
        <w:rPr>
          <w:lang w:eastAsia="ko-KR"/>
        </w:rPr>
      </w:pPr>
      <w:r>
        <w:rPr>
          <w:lang w:eastAsia="ko-KR"/>
        </w:rPr>
        <w:t xml:space="preserve">TLSASR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정서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6703E1D" w14:textId="77777777" w:rsidR="0086121F" w:rsidRDefault="00C328A1">
      <w:pPr>
        <w:pStyle w:val="Compact"/>
        <w:numPr>
          <w:ilvl w:val="1"/>
          <w:numId w:val="30"/>
        </w:numPr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vs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1B0BA5B8" w14:textId="06DF1410" w:rsidR="0086121F" w:rsidRDefault="00C328A1">
      <w:pPr>
        <w:pStyle w:val="Compact"/>
        <w:numPr>
          <w:ilvl w:val="1"/>
          <w:numId w:val="30"/>
        </w:numPr>
        <w:rPr>
          <w:lang w:eastAsia="ko-KR"/>
        </w:rPr>
      </w:pPr>
      <w:r>
        <w:rPr>
          <w:lang w:eastAsia="ko-KR"/>
        </w:rPr>
        <w:lastRenderedPageBreak/>
        <w:t>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: “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팀의</w:t>
      </w:r>
      <w:r>
        <w:rPr>
          <w:lang w:eastAsia="ko-KR"/>
        </w:rPr>
        <w:t xml:space="preserve"> </w:t>
      </w:r>
      <w:r>
        <w:rPr>
          <w:lang w:eastAsia="ko-KR"/>
        </w:rPr>
        <w:t>개입은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ins w:id="49" w:author="Hae Yeon Lee" w:date="2025-10-22T17:20:00Z" w16du:dateUtc="2025-10-22T08:20:00Z">
        <w:r w:rsidR="00274DE7">
          <w:rPr>
            <w:rFonts w:hint="eastAsia"/>
            <w:lang w:eastAsia="ko-KR"/>
          </w:rPr>
          <w:t>사회문화적</w:t>
        </w:r>
        <w:r w:rsidR="00274DE7">
          <w:rPr>
            <w:rFonts w:hint="eastAsia"/>
            <w:lang w:eastAsia="ko-KR"/>
          </w:rPr>
          <w:t xml:space="preserve"> </w:t>
        </w:r>
      </w:ins>
      <w:r>
        <w:rPr>
          <w:lang w:eastAsia="ko-KR"/>
        </w:rPr>
        <w:t>맥락에</w:t>
      </w:r>
      <w:r>
        <w:rPr>
          <w:lang w:eastAsia="ko-KR"/>
        </w:rPr>
        <w:t xml:space="preserve"> </w:t>
      </w:r>
      <w:r>
        <w:rPr>
          <w:lang w:eastAsia="ko-KR"/>
        </w:rPr>
        <w:t>적합한가</w:t>
      </w:r>
      <w:r>
        <w:rPr>
          <w:lang w:eastAsia="ko-KR"/>
        </w:rPr>
        <w:t>?”</w:t>
      </w:r>
    </w:p>
    <w:p w14:paraId="28E14CC0" w14:textId="77777777" w:rsidR="0086121F" w:rsidRDefault="00C328A1">
      <w:pPr>
        <w:pStyle w:val="Compact"/>
        <w:numPr>
          <w:ilvl w:val="0"/>
          <w:numId w:val="29"/>
        </w:numPr>
      </w:pPr>
      <w:proofErr w:type="spellStart"/>
      <w:r>
        <w:rPr>
          <w:b/>
          <w:bCs/>
        </w:rPr>
        <w:t>읽기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자료</w:t>
      </w:r>
      <w:proofErr w:type="spellEnd"/>
      <w:r>
        <w:t>:</w:t>
      </w:r>
    </w:p>
    <w:p w14:paraId="664A3179" w14:textId="77777777" w:rsidR="0086121F" w:rsidRDefault="00C328A1">
      <w:pPr>
        <w:pStyle w:val="Compact"/>
        <w:numPr>
          <w:ilvl w:val="1"/>
          <w:numId w:val="31"/>
        </w:numPr>
      </w:pPr>
      <w:commentRangeStart w:id="50"/>
      <w:r>
        <w:t xml:space="preserve">Yeager et al. (2022) “A synergistic mindsets intervention protects adolescents from stress” </w:t>
      </w:r>
      <w:r>
        <w:rPr>
          <w:i/>
          <w:iCs/>
        </w:rPr>
        <w:t>Nature</w:t>
      </w:r>
      <w:commentRangeEnd w:id="50"/>
      <w:r w:rsidR="00274DE7">
        <w:rPr>
          <w:rStyle w:val="CommentReference"/>
        </w:rPr>
        <w:commentReference w:id="50"/>
      </w:r>
    </w:p>
    <w:p w14:paraId="4758D2FC" w14:textId="77777777" w:rsidR="0086121F" w:rsidRDefault="00C328A1">
      <w:pPr>
        <w:pStyle w:val="Compact"/>
        <w:numPr>
          <w:ilvl w:val="1"/>
          <w:numId w:val="31"/>
        </w:numPr>
        <w:rPr>
          <w:lang w:eastAsia="ko-KR"/>
        </w:rPr>
      </w:pPr>
      <w:r>
        <w:rPr>
          <w:lang w:eastAsia="ko-KR"/>
        </w:rPr>
        <w:t>한국청소년정책연구원</w:t>
      </w:r>
      <w:r>
        <w:rPr>
          <w:lang w:eastAsia="ko-KR"/>
        </w:rPr>
        <w:t xml:space="preserve"> (2023) </w:t>
      </w:r>
      <w:r>
        <w:rPr>
          <w:lang w:eastAsia="ko-KR"/>
        </w:rPr>
        <w:t>종단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35A2FA32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10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마인드셋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개입과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디지털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확장</w:t>
      </w:r>
      <w:r>
        <w:rPr>
          <w:b/>
          <w:bCs/>
          <w:lang w:eastAsia="ko-KR"/>
        </w:rPr>
        <w:t xml:space="preserve"> + </w:t>
      </w:r>
      <w:r>
        <w:rPr>
          <w:b/>
          <w:bCs/>
          <w:lang w:eastAsia="ko-KR"/>
        </w:rPr>
        <w:t>중간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3551"/>
        <w:gridCol w:w="1936"/>
        <w:gridCol w:w="1936"/>
      </w:tblGrid>
      <w:tr w:rsidR="0086121F" w14:paraId="0BA6792D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4865122D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3004" w:type="dxa"/>
          </w:tcPr>
          <w:p w14:paraId="68772329" w14:textId="77777777" w:rsidR="0086121F" w:rsidRDefault="00C328A1">
            <w:pPr>
              <w:pStyle w:val="Compact"/>
            </w:pPr>
            <w:r>
              <w:t>담당</w:t>
            </w:r>
            <w:r>
              <w:t xml:space="preserve"> </w:t>
            </w:r>
            <w:r>
              <w:t>교수</w:t>
            </w:r>
          </w:p>
        </w:tc>
        <w:tc>
          <w:tcPr>
            <w:tcW w:w="1638" w:type="dxa"/>
          </w:tcPr>
          <w:p w14:paraId="3D8CBB6E" w14:textId="77777777" w:rsidR="0086121F" w:rsidRDefault="00C328A1">
            <w:pPr>
              <w:pStyle w:val="Compact"/>
            </w:pPr>
            <w:r>
              <w:t>내용</w:t>
            </w:r>
          </w:p>
        </w:tc>
        <w:tc>
          <w:tcPr>
            <w:tcW w:w="1638" w:type="dxa"/>
          </w:tcPr>
          <w:p w14:paraId="5AFF3523" w14:textId="77777777" w:rsidR="0086121F" w:rsidRDefault="00C328A1">
            <w:pPr>
              <w:pStyle w:val="Compact"/>
            </w:pPr>
            <w:r>
              <w:t>형식</w:t>
            </w:r>
          </w:p>
        </w:tc>
      </w:tr>
      <w:tr w:rsidR="0086121F" w14:paraId="15377010" w14:textId="77777777">
        <w:tc>
          <w:tcPr>
            <w:tcW w:w="1638" w:type="dxa"/>
          </w:tcPr>
          <w:p w14:paraId="0C8377B0" w14:textId="77777777" w:rsidR="0086121F" w:rsidRDefault="00C328A1">
            <w:pPr>
              <w:pStyle w:val="Compact"/>
            </w:pPr>
            <w:r>
              <w:t>09:00-10:30</w:t>
            </w:r>
          </w:p>
        </w:tc>
        <w:tc>
          <w:tcPr>
            <w:tcW w:w="3004" w:type="dxa"/>
          </w:tcPr>
          <w:p w14:paraId="2A93413A" w14:textId="77777777" w:rsidR="0086121F" w:rsidRDefault="00C328A1">
            <w:pPr>
              <w:pStyle w:val="Compact"/>
            </w:pPr>
            <w:r>
              <w:t>이해연</w:t>
            </w:r>
          </w:p>
        </w:tc>
        <w:tc>
          <w:tcPr>
            <w:tcW w:w="1638" w:type="dxa"/>
          </w:tcPr>
          <w:p w14:paraId="6E3A20F0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Nature 2022 </w:t>
            </w:r>
            <w:r>
              <w:rPr>
                <w:lang w:eastAsia="ko-KR"/>
              </w:rPr>
              <w:t>연구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어떻게</w:t>
            </w:r>
            <w:r>
              <w:rPr>
                <w:lang w:eastAsia="ko-KR"/>
              </w:rPr>
              <w:t xml:space="preserve"> 110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도달했나</w:t>
            </w:r>
            <w:r>
              <w:rPr>
                <w:lang w:eastAsia="ko-KR"/>
              </w:rPr>
              <w:t>?</w:t>
            </w:r>
          </w:p>
        </w:tc>
        <w:tc>
          <w:tcPr>
            <w:tcW w:w="1638" w:type="dxa"/>
          </w:tcPr>
          <w:p w14:paraId="470E9358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203ACB94" w14:textId="77777777">
        <w:tc>
          <w:tcPr>
            <w:tcW w:w="1638" w:type="dxa"/>
          </w:tcPr>
          <w:p w14:paraId="0AD2C82B" w14:textId="77777777" w:rsidR="0086121F" w:rsidRDefault="00C328A1">
            <w:pPr>
              <w:pStyle w:val="Compact"/>
            </w:pPr>
            <w:r>
              <w:t>10:30-12:00</w:t>
            </w:r>
          </w:p>
        </w:tc>
        <w:tc>
          <w:tcPr>
            <w:tcW w:w="3004" w:type="dxa"/>
          </w:tcPr>
          <w:p w14:paraId="5355CF7E" w14:textId="77777777" w:rsidR="0086121F" w:rsidRDefault="00C328A1">
            <w:pPr>
              <w:pStyle w:val="Compact"/>
            </w:pPr>
            <w:r>
              <w:t>전체</w:t>
            </w:r>
            <w:r>
              <w:t xml:space="preserve"> </w:t>
            </w:r>
            <w:r>
              <w:t>교수진</w:t>
            </w:r>
          </w:p>
        </w:tc>
        <w:tc>
          <w:tcPr>
            <w:tcW w:w="1638" w:type="dxa"/>
          </w:tcPr>
          <w:p w14:paraId="1E06059E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중간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프로젝트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발표</w:t>
            </w:r>
            <w:r>
              <w:rPr>
                <w:lang w:eastAsia="ko-KR"/>
              </w:rPr>
              <w:t xml:space="preserve"> (6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 xml:space="preserve"> × 15</w:t>
            </w:r>
            <w:r>
              <w:rPr>
                <w:lang w:eastAsia="ko-KR"/>
              </w:rPr>
              <w:t>분</w:t>
            </w:r>
            <w:r>
              <w:rPr>
                <w:lang w:eastAsia="ko-KR"/>
              </w:rPr>
              <w:t>)</w:t>
            </w:r>
          </w:p>
        </w:tc>
        <w:tc>
          <w:tcPr>
            <w:tcW w:w="1638" w:type="dxa"/>
          </w:tcPr>
          <w:p w14:paraId="68124700" w14:textId="77777777" w:rsidR="0086121F" w:rsidRDefault="00C328A1">
            <w:pPr>
              <w:pStyle w:val="Compact"/>
            </w:pPr>
            <w:proofErr w:type="spellStart"/>
            <w:r>
              <w:t>발표</w:t>
            </w:r>
            <w:proofErr w:type="spellEnd"/>
            <w:r>
              <w:t xml:space="preserve"> + </w:t>
            </w:r>
            <w:proofErr w:type="spellStart"/>
            <w:r>
              <w:t>피드백</w:t>
            </w:r>
            <w:proofErr w:type="spellEnd"/>
          </w:p>
        </w:tc>
      </w:tr>
    </w:tbl>
    <w:p w14:paraId="0AA0BAEB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중간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프로젝트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lang w:eastAsia="ko-KR"/>
        </w:rPr>
        <w:t xml:space="preserve">: </w:t>
      </w:r>
      <w:r>
        <w:rPr>
          <w:lang w:eastAsia="ko-KR"/>
        </w:rPr>
        <w:t>팀별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+ </w:t>
      </w:r>
      <w:r>
        <w:rPr>
          <w:lang w:eastAsia="ko-KR"/>
        </w:rPr>
        <w:t>방법론</w:t>
      </w:r>
      <w:r>
        <w:rPr>
          <w:lang w:eastAsia="ko-KR"/>
        </w:rPr>
        <w:t xml:space="preserve"> + </w:t>
      </w:r>
      <w:r>
        <w:rPr>
          <w:lang w:eastAsia="ko-KR"/>
        </w:rPr>
        <w:t>예비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-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뇌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행동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의미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최소</w:t>
      </w:r>
      <w:r>
        <w:rPr>
          <w:b/>
          <w:bCs/>
          <w:lang w:eastAsia="ko-KR"/>
        </w:rPr>
        <w:t xml:space="preserve"> 2</w:t>
      </w:r>
      <w:r>
        <w:rPr>
          <w:b/>
          <w:bCs/>
          <w:lang w:eastAsia="ko-KR"/>
        </w:rPr>
        <w:t>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- </w:t>
      </w:r>
      <w:r>
        <w:rPr>
          <w:lang w:eastAsia="ko-KR"/>
        </w:rPr>
        <w:t>교수진이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전문성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</w:p>
    <w:p w14:paraId="532F8E28" w14:textId="77777777" w:rsidR="0086121F" w:rsidRDefault="00C328A1">
      <w:pPr>
        <w:pStyle w:val="Compact"/>
        <w:numPr>
          <w:ilvl w:val="0"/>
          <w:numId w:val="32"/>
        </w:numPr>
      </w:pPr>
      <w:proofErr w:type="spellStart"/>
      <w:r>
        <w:rPr>
          <w:b/>
          <w:bCs/>
        </w:rPr>
        <w:t>읽기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자료</w:t>
      </w:r>
      <w:proofErr w:type="spellEnd"/>
      <w:r>
        <w:t>:</w:t>
      </w:r>
    </w:p>
    <w:p w14:paraId="626D64A1" w14:textId="77777777" w:rsidR="0086121F" w:rsidRDefault="00C328A1">
      <w:pPr>
        <w:pStyle w:val="Compact"/>
        <w:numPr>
          <w:ilvl w:val="1"/>
          <w:numId w:val="33"/>
        </w:numPr>
      </w:pPr>
      <w:r>
        <w:t xml:space="preserve">Yeager et al. (2022) “A synergistic mindsets intervention protects adolescents from stress” - </w:t>
      </w:r>
      <w:r>
        <w:t>전문</w:t>
      </w:r>
      <w:r>
        <w:t xml:space="preserve"> </w:t>
      </w:r>
      <w:r>
        <w:t>읽기</w:t>
      </w:r>
    </w:p>
    <w:p w14:paraId="19BA5500" w14:textId="77777777" w:rsidR="0086121F" w:rsidRDefault="00C328A1">
      <w:pPr>
        <w:pStyle w:val="Compact"/>
        <w:numPr>
          <w:ilvl w:val="1"/>
          <w:numId w:val="33"/>
        </w:numPr>
      </w:pPr>
      <w:r>
        <w:t xml:space="preserve">Yeager et al. (2019) “National experiment on growth mindset” </w:t>
      </w:r>
      <w:r>
        <w:rPr>
          <w:i/>
          <w:iCs/>
        </w:rPr>
        <w:t>Nature</w:t>
      </w:r>
    </w:p>
    <w:p w14:paraId="1C5B92AE" w14:textId="77777777" w:rsidR="0086121F" w:rsidRDefault="00C328A1">
      <w:pPr>
        <w:pStyle w:val="Heading4"/>
        <w:rPr>
          <w:lang w:eastAsia="ko-KR"/>
        </w:rPr>
      </w:pPr>
      <w:bookmarkStart w:id="51" w:name="module-5-통합---디지털-ai-환경-week-11-12"/>
      <w:bookmarkEnd w:id="44"/>
      <w:r>
        <w:rPr>
          <w:b/>
          <w:bCs/>
          <w:lang w:eastAsia="ko-KR"/>
        </w:rPr>
        <w:t xml:space="preserve">Module 5: </w:t>
      </w:r>
      <w:r>
        <w:rPr>
          <w:b/>
          <w:bCs/>
          <w:lang w:eastAsia="ko-KR"/>
        </w:rPr>
        <w:t>통합</w:t>
      </w:r>
      <w:r>
        <w:rPr>
          <w:b/>
          <w:bCs/>
          <w:lang w:eastAsia="ko-KR"/>
        </w:rPr>
        <w:t xml:space="preserve"> - </w:t>
      </w:r>
      <w:r>
        <w:rPr>
          <w:b/>
          <w:bCs/>
          <w:lang w:eastAsia="ko-KR"/>
        </w:rPr>
        <w:t>디지털</w:t>
      </w:r>
      <w:r>
        <w:rPr>
          <w:b/>
          <w:bCs/>
          <w:lang w:eastAsia="ko-KR"/>
        </w:rPr>
        <w:t xml:space="preserve"> &amp; AI </w:t>
      </w:r>
      <w:r>
        <w:rPr>
          <w:b/>
          <w:bCs/>
          <w:lang w:eastAsia="ko-KR"/>
        </w:rPr>
        <w:t>환경</w:t>
      </w:r>
      <w:r>
        <w:rPr>
          <w:b/>
          <w:bCs/>
          <w:lang w:eastAsia="ko-KR"/>
        </w:rPr>
        <w:t xml:space="preserve"> (Week 11-12)</w:t>
      </w:r>
    </w:p>
    <w:p w14:paraId="0016E11A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lang w:eastAsia="ko-KR"/>
        </w:rPr>
        <w:t xml:space="preserve">: </w:t>
      </w:r>
      <w:r>
        <w:rPr>
          <w:lang w:eastAsia="ko-KR"/>
        </w:rPr>
        <w:t>차지욱</w:t>
      </w:r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, </w:t>
      </w:r>
      <w:r>
        <w:rPr>
          <w:lang w:eastAsia="ko-KR"/>
        </w:rPr>
        <w:t>이해연</w:t>
      </w:r>
      <w:r>
        <w:rPr>
          <w:lang w:eastAsia="ko-KR"/>
        </w:rPr>
        <w:t xml:space="preserve"> </w:t>
      </w:r>
      <w:r>
        <w:rPr>
          <w:lang w:eastAsia="ko-KR"/>
        </w:rPr>
        <w:t>게스트</w:t>
      </w:r>
    </w:p>
    <w:p w14:paraId="08C6454A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11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디지털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페노타이핑과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다층적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데이터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3551"/>
        <w:gridCol w:w="1936"/>
        <w:gridCol w:w="1936"/>
      </w:tblGrid>
      <w:tr w:rsidR="0086121F" w14:paraId="0B4F49BF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395CED1E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3004" w:type="dxa"/>
          </w:tcPr>
          <w:p w14:paraId="3D01791A" w14:textId="77777777" w:rsidR="0086121F" w:rsidRDefault="00C328A1">
            <w:pPr>
              <w:pStyle w:val="Compact"/>
            </w:pPr>
            <w:r>
              <w:t>담당</w:t>
            </w:r>
            <w:r>
              <w:t xml:space="preserve"> </w:t>
            </w:r>
            <w:r>
              <w:t>교수</w:t>
            </w:r>
          </w:p>
        </w:tc>
        <w:tc>
          <w:tcPr>
            <w:tcW w:w="1638" w:type="dxa"/>
          </w:tcPr>
          <w:p w14:paraId="7C8F9C9B" w14:textId="77777777" w:rsidR="0086121F" w:rsidRDefault="00C328A1">
            <w:pPr>
              <w:pStyle w:val="Compact"/>
            </w:pPr>
            <w:r>
              <w:t>내용</w:t>
            </w:r>
          </w:p>
        </w:tc>
        <w:tc>
          <w:tcPr>
            <w:tcW w:w="1638" w:type="dxa"/>
          </w:tcPr>
          <w:p w14:paraId="2C77CF0F" w14:textId="77777777" w:rsidR="0086121F" w:rsidRDefault="00C328A1">
            <w:pPr>
              <w:pStyle w:val="Compact"/>
            </w:pPr>
            <w:r>
              <w:t>형식</w:t>
            </w:r>
          </w:p>
        </w:tc>
      </w:tr>
      <w:tr w:rsidR="0086121F" w14:paraId="06CC5489" w14:textId="77777777">
        <w:tc>
          <w:tcPr>
            <w:tcW w:w="1638" w:type="dxa"/>
          </w:tcPr>
          <w:p w14:paraId="7BCCC8F3" w14:textId="77777777" w:rsidR="0086121F" w:rsidRDefault="00C328A1">
            <w:pPr>
              <w:pStyle w:val="Compact"/>
            </w:pPr>
            <w:r>
              <w:t>10:00-10:30</w:t>
            </w:r>
          </w:p>
        </w:tc>
        <w:tc>
          <w:tcPr>
            <w:tcW w:w="3004" w:type="dxa"/>
          </w:tcPr>
          <w:p w14:paraId="7A4604B1" w14:textId="77777777" w:rsidR="0086121F" w:rsidRDefault="00C328A1">
            <w:pPr>
              <w:pStyle w:val="Compact"/>
            </w:pPr>
            <w:r>
              <w:t>차지욱</w:t>
            </w:r>
          </w:p>
        </w:tc>
        <w:tc>
          <w:tcPr>
            <w:tcW w:w="1638" w:type="dxa"/>
          </w:tcPr>
          <w:p w14:paraId="6B2EE239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디지털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페노타이핑</w:t>
            </w:r>
            <w:proofErr w:type="spellEnd"/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스마트폰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정신건강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예측</w:t>
            </w:r>
          </w:p>
        </w:tc>
        <w:tc>
          <w:tcPr>
            <w:tcW w:w="1638" w:type="dxa"/>
          </w:tcPr>
          <w:p w14:paraId="00A9A284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42A1FD09" w14:textId="77777777">
        <w:tc>
          <w:tcPr>
            <w:tcW w:w="1638" w:type="dxa"/>
          </w:tcPr>
          <w:p w14:paraId="67D3B02F" w14:textId="77777777" w:rsidR="0086121F" w:rsidRDefault="00C328A1">
            <w:pPr>
              <w:pStyle w:val="Compact"/>
            </w:pPr>
            <w:r>
              <w:t>10:30-11:00</w:t>
            </w:r>
          </w:p>
        </w:tc>
        <w:tc>
          <w:tcPr>
            <w:tcW w:w="3004" w:type="dxa"/>
          </w:tcPr>
          <w:p w14:paraId="3F1AEB0E" w14:textId="77777777" w:rsidR="0086121F" w:rsidRDefault="00C328A1">
            <w:pPr>
              <w:pStyle w:val="Compact"/>
            </w:pPr>
            <w:r>
              <w:t>차지욱</w:t>
            </w:r>
          </w:p>
        </w:tc>
        <w:tc>
          <w:tcPr>
            <w:tcW w:w="1638" w:type="dxa"/>
          </w:tcPr>
          <w:p w14:paraId="06B85081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웨어러블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바이오센서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심박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수면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활동량</w:t>
            </w:r>
            <w:r>
              <w:rPr>
                <w:lang w:eastAsia="ko-KR"/>
              </w:rPr>
              <w:t>)</w:t>
            </w:r>
          </w:p>
        </w:tc>
        <w:tc>
          <w:tcPr>
            <w:tcW w:w="1638" w:type="dxa"/>
          </w:tcPr>
          <w:p w14:paraId="67F52539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  <w:r>
              <w:t xml:space="preserve"> + </w:t>
            </w:r>
            <w:proofErr w:type="spellStart"/>
            <w:r>
              <w:t>데모</w:t>
            </w:r>
            <w:proofErr w:type="spellEnd"/>
          </w:p>
        </w:tc>
      </w:tr>
      <w:tr w:rsidR="0086121F" w14:paraId="21AD334F" w14:textId="77777777">
        <w:tc>
          <w:tcPr>
            <w:tcW w:w="1638" w:type="dxa"/>
          </w:tcPr>
          <w:p w14:paraId="5B750960" w14:textId="77777777" w:rsidR="0086121F" w:rsidRDefault="00C328A1">
            <w:pPr>
              <w:pStyle w:val="Compact"/>
            </w:pPr>
            <w:r>
              <w:t>11:00-11:30</w:t>
            </w:r>
          </w:p>
        </w:tc>
        <w:tc>
          <w:tcPr>
            <w:tcW w:w="3004" w:type="dxa"/>
          </w:tcPr>
          <w:p w14:paraId="33F5902D" w14:textId="77777777" w:rsidR="0086121F" w:rsidRDefault="00C328A1">
            <w:pPr>
              <w:pStyle w:val="Compact"/>
            </w:pPr>
            <w:r>
              <w:t>전현애</w:t>
            </w:r>
          </w:p>
        </w:tc>
        <w:tc>
          <w:tcPr>
            <w:tcW w:w="1638" w:type="dxa"/>
          </w:tcPr>
          <w:p w14:paraId="6EA8E231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언어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행동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lastRenderedPageBreak/>
              <w:t>생리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</w:p>
        </w:tc>
        <w:tc>
          <w:tcPr>
            <w:tcW w:w="1638" w:type="dxa"/>
          </w:tcPr>
          <w:p w14:paraId="5FFA5574" w14:textId="77777777" w:rsidR="0086121F" w:rsidRDefault="00C328A1">
            <w:pPr>
              <w:pStyle w:val="Compact"/>
            </w:pPr>
            <w:proofErr w:type="spellStart"/>
            <w:r>
              <w:lastRenderedPageBreak/>
              <w:t>강의</w:t>
            </w:r>
            <w:proofErr w:type="spellEnd"/>
          </w:p>
        </w:tc>
      </w:tr>
      <w:tr w:rsidR="0086121F" w14:paraId="608BFF7E" w14:textId="77777777">
        <w:tc>
          <w:tcPr>
            <w:tcW w:w="1638" w:type="dxa"/>
          </w:tcPr>
          <w:p w14:paraId="0C963452" w14:textId="77777777" w:rsidR="0086121F" w:rsidRDefault="00C328A1">
            <w:pPr>
              <w:pStyle w:val="Compact"/>
            </w:pPr>
            <w:r>
              <w:t>11:30-12:30</w:t>
            </w:r>
          </w:p>
        </w:tc>
        <w:tc>
          <w:tcPr>
            <w:tcW w:w="3004" w:type="dxa"/>
          </w:tcPr>
          <w:p w14:paraId="7961E05D" w14:textId="77777777" w:rsidR="0086121F" w:rsidRDefault="00C328A1">
            <w:pPr>
              <w:pStyle w:val="Compact"/>
            </w:pPr>
            <w:r>
              <w:t xml:space="preserve">TA </w:t>
            </w:r>
            <w:r>
              <w:t>주도</w:t>
            </w:r>
          </w:p>
        </w:tc>
        <w:tc>
          <w:tcPr>
            <w:tcW w:w="1638" w:type="dxa"/>
          </w:tcPr>
          <w:p w14:paraId="3AE940ED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실습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공개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디지털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페노타이핑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</w:p>
        </w:tc>
        <w:tc>
          <w:tcPr>
            <w:tcW w:w="1638" w:type="dxa"/>
          </w:tcPr>
          <w:p w14:paraId="216CA894" w14:textId="77777777" w:rsidR="0086121F" w:rsidRDefault="00C328A1">
            <w:pPr>
              <w:pStyle w:val="Compact"/>
            </w:pPr>
            <w:r>
              <w:t xml:space="preserve">Python </w:t>
            </w:r>
            <w:proofErr w:type="spellStart"/>
            <w:r>
              <w:t>실습</w:t>
            </w:r>
            <w:proofErr w:type="spellEnd"/>
          </w:p>
        </w:tc>
      </w:tr>
    </w:tbl>
    <w:p w14:paraId="75D57AC8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삼각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통합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사례</w:t>
      </w:r>
      <w:r>
        <w:rPr>
          <w:lang w:eastAsia="ko-KR"/>
        </w:rPr>
        <w:t xml:space="preserve">: - </w:t>
      </w:r>
      <w:r>
        <w:rPr>
          <w:lang w:eastAsia="ko-KR"/>
        </w:rPr>
        <w:t>차지욱</w:t>
      </w:r>
      <w:r>
        <w:rPr>
          <w:lang w:eastAsia="ko-KR"/>
        </w:rPr>
        <w:t xml:space="preserve">: </w:t>
      </w:r>
      <w:r>
        <w:rPr>
          <w:lang w:eastAsia="ko-KR"/>
        </w:rPr>
        <w:t>수면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(</w:t>
      </w:r>
      <w:r>
        <w:rPr>
          <w:lang w:eastAsia="ko-KR"/>
        </w:rPr>
        <w:t>웨어러블</w:t>
      </w:r>
      <w:r>
        <w:rPr>
          <w:lang w:eastAsia="ko-KR"/>
        </w:rPr>
        <w:t xml:space="preserve">) - </w:t>
      </w:r>
      <w:r>
        <w:rPr>
          <w:lang w:eastAsia="ko-KR"/>
        </w:rPr>
        <w:t>이해연</w:t>
      </w:r>
      <w:r>
        <w:rPr>
          <w:lang w:eastAsia="ko-KR"/>
        </w:rPr>
        <w:t xml:space="preserve">: </w:t>
      </w:r>
      <w:r>
        <w:rPr>
          <w:lang w:eastAsia="ko-KR"/>
        </w:rPr>
        <w:t>학업</w:t>
      </w:r>
      <w:r>
        <w:rPr>
          <w:lang w:eastAsia="ko-KR"/>
        </w:rPr>
        <w:t xml:space="preserve"> 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설문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일기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→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통합하여</w:t>
      </w:r>
      <w:r>
        <w:rPr>
          <w:lang w:eastAsia="ko-KR"/>
        </w:rPr>
        <w:t xml:space="preserve"> </w:t>
      </w:r>
      <w:r>
        <w:rPr>
          <w:lang w:eastAsia="ko-KR"/>
        </w:rPr>
        <w:t>우울증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19D44E15" w14:textId="77777777" w:rsidR="0086121F" w:rsidRDefault="00C328A1">
      <w:pPr>
        <w:numPr>
          <w:ilvl w:val="0"/>
          <w:numId w:val="34"/>
        </w:numPr>
        <w:rPr>
          <w:lang w:eastAsia="ko-KR"/>
        </w:rPr>
      </w:pPr>
      <w:r>
        <w:rPr>
          <w:b/>
          <w:bCs/>
          <w:lang w:eastAsia="ko-KR"/>
        </w:rPr>
        <w:t>윤리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토론</w:t>
      </w:r>
      <w:r>
        <w:rPr>
          <w:lang w:eastAsia="ko-KR"/>
        </w:rPr>
        <w:t>: “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모니터링의</w:t>
      </w:r>
      <w:r>
        <w:rPr>
          <w:lang w:eastAsia="ko-KR"/>
        </w:rPr>
        <w:t xml:space="preserve"> </w:t>
      </w:r>
      <w:r>
        <w:rPr>
          <w:lang w:eastAsia="ko-KR"/>
        </w:rPr>
        <w:t>윤리적</w:t>
      </w:r>
      <w:r>
        <w:rPr>
          <w:lang w:eastAsia="ko-KR"/>
        </w:rPr>
        <w:t xml:space="preserve"> </w:t>
      </w:r>
      <w:r>
        <w:rPr>
          <w:lang w:eastAsia="ko-KR"/>
        </w:rPr>
        <w:t>경계는</w:t>
      </w:r>
      <w:r>
        <w:rPr>
          <w:lang w:eastAsia="ko-KR"/>
        </w:rPr>
        <w:t>?”</w:t>
      </w:r>
    </w:p>
    <w:p w14:paraId="00C44609" w14:textId="77777777" w:rsidR="0086121F" w:rsidRDefault="00C328A1">
      <w:pPr>
        <w:numPr>
          <w:ilvl w:val="0"/>
          <w:numId w:val="34"/>
        </w:numPr>
      </w:pPr>
      <w:commentRangeStart w:id="52"/>
      <w:proofErr w:type="spellStart"/>
      <w:r>
        <w:rPr>
          <w:b/>
          <w:bCs/>
        </w:rPr>
        <w:t>읽기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자료</w:t>
      </w:r>
      <w:commentRangeEnd w:id="52"/>
      <w:proofErr w:type="spellEnd"/>
      <w:r w:rsidR="00274DE7">
        <w:rPr>
          <w:rStyle w:val="CommentReference"/>
        </w:rPr>
        <w:commentReference w:id="52"/>
      </w:r>
      <w:r>
        <w:t>:</w:t>
      </w:r>
    </w:p>
    <w:p w14:paraId="04BF88E9" w14:textId="77777777" w:rsidR="0086121F" w:rsidRDefault="00C328A1">
      <w:pPr>
        <w:pStyle w:val="Compact"/>
        <w:numPr>
          <w:ilvl w:val="1"/>
          <w:numId w:val="35"/>
        </w:numPr>
      </w:pPr>
      <w:r>
        <w:t xml:space="preserve">Insel (2017) “Digital phenotyping” </w:t>
      </w:r>
      <w:r>
        <w:rPr>
          <w:i/>
          <w:iCs/>
        </w:rPr>
        <w:t>JAMA</w:t>
      </w:r>
    </w:p>
    <w:p w14:paraId="42F40A9E" w14:textId="77777777" w:rsidR="0086121F" w:rsidRDefault="00C328A1">
      <w:pPr>
        <w:pStyle w:val="Compact"/>
        <w:numPr>
          <w:ilvl w:val="1"/>
          <w:numId w:val="35"/>
        </w:numPr>
      </w:pPr>
      <w:r>
        <w:t xml:space="preserve">Harrigian et al. (2020) “Depression detection from social media” </w:t>
      </w:r>
      <w:r>
        <w:rPr>
          <w:i/>
          <w:iCs/>
        </w:rPr>
        <w:t>CLPsych</w:t>
      </w:r>
    </w:p>
    <w:p w14:paraId="274828AD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12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AI </w:t>
      </w:r>
      <w:r>
        <w:rPr>
          <w:b/>
          <w:bCs/>
          <w:lang w:eastAsia="ko-KR"/>
        </w:rPr>
        <w:t>윤리와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미래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정신건강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3551"/>
        <w:gridCol w:w="1936"/>
        <w:gridCol w:w="1936"/>
      </w:tblGrid>
      <w:tr w:rsidR="0086121F" w14:paraId="223A645E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164D4BD8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3004" w:type="dxa"/>
          </w:tcPr>
          <w:p w14:paraId="2E634C86" w14:textId="77777777" w:rsidR="0086121F" w:rsidRDefault="00C328A1">
            <w:pPr>
              <w:pStyle w:val="Compact"/>
            </w:pPr>
            <w:r>
              <w:t>담당</w:t>
            </w:r>
            <w:r>
              <w:t xml:space="preserve"> </w:t>
            </w:r>
            <w:r>
              <w:t>교수</w:t>
            </w:r>
          </w:p>
        </w:tc>
        <w:tc>
          <w:tcPr>
            <w:tcW w:w="1638" w:type="dxa"/>
          </w:tcPr>
          <w:p w14:paraId="327B8D38" w14:textId="77777777" w:rsidR="0086121F" w:rsidRDefault="00C328A1">
            <w:pPr>
              <w:pStyle w:val="Compact"/>
            </w:pPr>
            <w:r>
              <w:t>내용</w:t>
            </w:r>
          </w:p>
        </w:tc>
        <w:tc>
          <w:tcPr>
            <w:tcW w:w="1638" w:type="dxa"/>
          </w:tcPr>
          <w:p w14:paraId="48E55D55" w14:textId="77777777" w:rsidR="0086121F" w:rsidRDefault="00C328A1">
            <w:pPr>
              <w:pStyle w:val="Compact"/>
            </w:pPr>
            <w:r>
              <w:t>형식</w:t>
            </w:r>
          </w:p>
        </w:tc>
      </w:tr>
      <w:tr w:rsidR="0086121F" w14:paraId="3B85E6A0" w14:textId="77777777">
        <w:tc>
          <w:tcPr>
            <w:tcW w:w="1638" w:type="dxa"/>
          </w:tcPr>
          <w:p w14:paraId="35291F80" w14:textId="77777777" w:rsidR="0086121F" w:rsidRDefault="00C328A1">
            <w:pPr>
              <w:pStyle w:val="Compact"/>
            </w:pPr>
            <w:r>
              <w:t>10:00-10:30</w:t>
            </w:r>
          </w:p>
        </w:tc>
        <w:tc>
          <w:tcPr>
            <w:tcW w:w="3004" w:type="dxa"/>
          </w:tcPr>
          <w:p w14:paraId="05AA3191" w14:textId="77777777" w:rsidR="0086121F" w:rsidRDefault="00C328A1">
            <w:pPr>
              <w:pStyle w:val="Compact"/>
            </w:pPr>
            <w:r>
              <w:t>전현애</w:t>
            </w:r>
          </w:p>
        </w:tc>
        <w:tc>
          <w:tcPr>
            <w:tcW w:w="1638" w:type="dxa"/>
          </w:tcPr>
          <w:p w14:paraId="6D3C46C3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LLM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한계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편향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환각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프라이버시</w:t>
            </w:r>
          </w:p>
        </w:tc>
        <w:tc>
          <w:tcPr>
            <w:tcW w:w="1638" w:type="dxa"/>
          </w:tcPr>
          <w:p w14:paraId="3C73A4CB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73860697" w14:textId="77777777">
        <w:tc>
          <w:tcPr>
            <w:tcW w:w="1638" w:type="dxa"/>
          </w:tcPr>
          <w:p w14:paraId="1AED4AAA" w14:textId="77777777" w:rsidR="0086121F" w:rsidRDefault="00C328A1">
            <w:pPr>
              <w:pStyle w:val="Compact"/>
            </w:pPr>
            <w:r>
              <w:t>10:30-11:00</w:t>
            </w:r>
          </w:p>
        </w:tc>
        <w:tc>
          <w:tcPr>
            <w:tcW w:w="3004" w:type="dxa"/>
          </w:tcPr>
          <w:p w14:paraId="1C561AA0" w14:textId="77777777" w:rsidR="0086121F" w:rsidRDefault="00C328A1">
            <w:pPr>
              <w:pStyle w:val="Compact"/>
            </w:pPr>
            <w:r>
              <w:t>차지욱</w:t>
            </w:r>
          </w:p>
        </w:tc>
        <w:tc>
          <w:tcPr>
            <w:tcW w:w="1638" w:type="dxa"/>
          </w:tcPr>
          <w:p w14:paraId="2E482ED0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정신건강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챗봇</w:t>
            </w:r>
            <w:proofErr w:type="spellEnd"/>
            <w:r>
              <w:rPr>
                <w:lang w:eastAsia="ko-KR"/>
              </w:rPr>
              <w:t xml:space="preserve">: </w:t>
            </w:r>
            <w:proofErr w:type="spellStart"/>
            <w:r>
              <w:rPr>
                <w:lang w:eastAsia="ko-KR"/>
              </w:rPr>
              <w:t>Woebot</w:t>
            </w:r>
            <w:proofErr w:type="spellEnd"/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Wysa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사례</w:t>
            </w:r>
          </w:p>
        </w:tc>
        <w:tc>
          <w:tcPr>
            <w:tcW w:w="1638" w:type="dxa"/>
          </w:tcPr>
          <w:p w14:paraId="2238AE5E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559C2485" w14:textId="77777777">
        <w:tc>
          <w:tcPr>
            <w:tcW w:w="1638" w:type="dxa"/>
          </w:tcPr>
          <w:p w14:paraId="77B7C2C4" w14:textId="77777777" w:rsidR="0086121F" w:rsidRDefault="00C328A1">
            <w:pPr>
              <w:pStyle w:val="Compact"/>
            </w:pPr>
            <w:r>
              <w:t>11:00-11:30</w:t>
            </w:r>
          </w:p>
        </w:tc>
        <w:tc>
          <w:tcPr>
            <w:tcW w:w="3004" w:type="dxa"/>
          </w:tcPr>
          <w:p w14:paraId="5FB7D967" w14:textId="77777777" w:rsidR="0086121F" w:rsidRDefault="00C328A1">
            <w:pPr>
              <w:pStyle w:val="Compact"/>
            </w:pPr>
            <w:r>
              <w:t>이해연</w:t>
            </w:r>
          </w:p>
        </w:tc>
        <w:tc>
          <w:tcPr>
            <w:tcW w:w="1638" w:type="dxa"/>
          </w:tcPr>
          <w:p w14:paraId="2B1C3C88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“</w:t>
            </w:r>
            <w:r>
              <w:rPr>
                <w:lang w:eastAsia="ko-KR"/>
              </w:rPr>
              <w:t>인간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중심</w:t>
            </w:r>
            <w:r>
              <w:rPr>
                <w:lang w:eastAsia="ko-KR"/>
              </w:rPr>
              <w:t xml:space="preserve"> AI: </w:t>
            </w:r>
            <w:r>
              <w:rPr>
                <w:lang w:eastAsia="ko-KR"/>
              </w:rPr>
              <w:t>기술은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없다</w:t>
            </w:r>
            <w:r>
              <w:rPr>
                <w:lang w:eastAsia="ko-KR"/>
              </w:rPr>
              <w:t>”</w:t>
            </w:r>
          </w:p>
        </w:tc>
        <w:tc>
          <w:tcPr>
            <w:tcW w:w="1638" w:type="dxa"/>
          </w:tcPr>
          <w:p w14:paraId="754AE766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3EF2C31F" w14:textId="77777777">
        <w:tc>
          <w:tcPr>
            <w:tcW w:w="1638" w:type="dxa"/>
          </w:tcPr>
          <w:p w14:paraId="6231F4E1" w14:textId="77777777" w:rsidR="0086121F" w:rsidRDefault="00C328A1">
            <w:pPr>
              <w:pStyle w:val="Compact"/>
            </w:pPr>
            <w:r>
              <w:t>11:30-12:30</w:t>
            </w:r>
          </w:p>
        </w:tc>
        <w:tc>
          <w:tcPr>
            <w:tcW w:w="3004" w:type="dxa"/>
          </w:tcPr>
          <w:p w14:paraId="318C5187" w14:textId="77777777" w:rsidR="0086121F" w:rsidRDefault="00C328A1">
            <w:pPr>
              <w:pStyle w:val="Compact"/>
            </w:pPr>
            <w:r>
              <w:t>전체</w:t>
            </w:r>
          </w:p>
        </w:tc>
        <w:tc>
          <w:tcPr>
            <w:tcW w:w="1638" w:type="dxa"/>
          </w:tcPr>
          <w:p w14:paraId="6F207032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윤리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케이스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스터디</w:t>
            </w:r>
            <w:r>
              <w:rPr>
                <w:lang w:eastAsia="ko-KR"/>
              </w:rPr>
              <w:t>: AI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</w:tc>
        <w:tc>
          <w:tcPr>
            <w:tcW w:w="1638" w:type="dxa"/>
          </w:tcPr>
          <w:p w14:paraId="4A7D2B4B" w14:textId="77777777" w:rsidR="0086121F" w:rsidRDefault="00C328A1">
            <w:pPr>
              <w:pStyle w:val="Compact"/>
            </w:pPr>
            <w:proofErr w:type="spellStart"/>
            <w:r>
              <w:t>토론</w:t>
            </w:r>
            <w:proofErr w:type="spellEnd"/>
          </w:p>
        </w:tc>
      </w:tr>
    </w:tbl>
    <w:p w14:paraId="0234652A" w14:textId="77777777" w:rsidR="0086121F" w:rsidRDefault="00C328A1">
      <w:pPr>
        <w:pStyle w:val="Compact"/>
        <w:numPr>
          <w:ilvl w:val="0"/>
          <w:numId w:val="36"/>
        </w:numPr>
      </w:pP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t>:</w:t>
      </w:r>
    </w:p>
    <w:p w14:paraId="2F19BB20" w14:textId="77777777" w:rsidR="0086121F" w:rsidRDefault="00C328A1">
      <w:pPr>
        <w:pStyle w:val="Compact"/>
        <w:numPr>
          <w:ilvl w:val="1"/>
          <w:numId w:val="37"/>
        </w:num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AI </w:t>
      </w:r>
      <w:proofErr w:type="spellStart"/>
      <w:r>
        <w:rPr>
          <w:lang w:eastAsia="ko-KR"/>
        </w:rPr>
        <w:t>챗봇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사용해보기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Replika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Woebot</w:t>
      </w:r>
      <w:proofErr w:type="spellEnd"/>
      <w:r>
        <w:rPr>
          <w:lang w:eastAsia="ko-KR"/>
        </w:rPr>
        <w:t>)</w:t>
      </w:r>
    </w:p>
    <w:p w14:paraId="092C7D51" w14:textId="77777777" w:rsidR="0086121F" w:rsidRDefault="00C328A1">
      <w:pPr>
        <w:pStyle w:val="Compact"/>
        <w:numPr>
          <w:ilvl w:val="1"/>
          <w:numId w:val="37"/>
        </w:numPr>
        <w:rPr>
          <w:lang w:eastAsia="ko-KR"/>
        </w:rPr>
      </w:pPr>
      <w:r>
        <w:rPr>
          <w:lang w:eastAsia="ko-KR"/>
        </w:rPr>
        <w:t>케이스</w:t>
      </w:r>
      <w:r>
        <w:rPr>
          <w:lang w:eastAsia="ko-KR"/>
        </w:rPr>
        <w:t>: “AI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학생의</w:t>
      </w:r>
      <w:r>
        <w:rPr>
          <w:lang w:eastAsia="ko-KR"/>
        </w:rPr>
        <w:t xml:space="preserve"> </w:t>
      </w:r>
      <w:r>
        <w:rPr>
          <w:lang w:eastAsia="ko-KR"/>
        </w:rPr>
        <w:t>자살</w:t>
      </w:r>
      <w:r>
        <w:rPr>
          <w:lang w:eastAsia="ko-KR"/>
        </w:rPr>
        <w:t xml:space="preserve"> </w:t>
      </w:r>
      <w:r>
        <w:rPr>
          <w:lang w:eastAsia="ko-KR"/>
        </w:rPr>
        <w:t>의도를</w:t>
      </w:r>
      <w:r>
        <w:rPr>
          <w:lang w:eastAsia="ko-KR"/>
        </w:rPr>
        <w:t xml:space="preserve"> </w:t>
      </w:r>
      <w:r>
        <w:rPr>
          <w:lang w:eastAsia="ko-KR"/>
        </w:rPr>
        <w:t>감지했지만</w:t>
      </w:r>
      <w:r>
        <w:rPr>
          <w:lang w:eastAsia="ko-KR"/>
        </w:rPr>
        <w:t xml:space="preserve"> </w:t>
      </w:r>
      <w:r>
        <w:rPr>
          <w:lang w:eastAsia="ko-KR"/>
        </w:rPr>
        <w:t>학생은</w:t>
      </w:r>
      <w:r>
        <w:rPr>
          <w:lang w:eastAsia="ko-KR"/>
        </w:rPr>
        <w:t xml:space="preserve"> ’</w:t>
      </w:r>
      <w:r>
        <w:rPr>
          <w:lang w:eastAsia="ko-KR"/>
        </w:rPr>
        <w:t>농담</w:t>
      </w:r>
      <w:r>
        <w:rPr>
          <w:lang w:eastAsia="ko-KR"/>
        </w:rPr>
        <w:t>’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주장</w:t>
      </w:r>
      <w:r>
        <w:rPr>
          <w:lang w:eastAsia="ko-KR"/>
        </w:rPr>
        <w:t xml:space="preserve">.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>?”</w:t>
      </w:r>
    </w:p>
    <w:p w14:paraId="0AD049DF" w14:textId="77777777" w:rsidR="0086121F" w:rsidRDefault="00C328A1">
      <w:pPr>
        <w:pStyle w:val="Compact"/>
        <w:numPr>
          <w:ilvl w:val="1"/>
          <w:numId w:val="37"/>
        </w:numPr>
        <w:rPr>
          <w:lang w:eastAsia="ko-KR"/>
        </w:rPr>
      </w:pPr>
      <w:r>
        <w:rPr>
          <w:lang w:eastAsia="ko-KR"/>
        </w:rPr>
        <w:t>팀별</w:t>
      </w:r>
      <w:r>
        <w:rPr>
          <w:lang w:eastAsia="ko-KR"/>
        </w:rPr>
        <w:t xml:space="preserve"> AI </w:t>
      </w:r>
      <w:r>
        <w:rPr>
          <w:lang w:eastAsia="ko-KR"/>
        </w:rPr>
        <w:t>윤리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73AEA163" w14:textId="77777777" w:rsidR="0086121F" w:rsidRDefault="00C328A1">
      <w:pPr>
        <w:pStyle w:val="Compact"/>
        <w:numPr>
          <w:ilvl w:val="0"/>
          <w:numId w:val="36"/>
        </w:numPr>
      </w:pPr>
      <w:proofErr w:type="spellStart"/>
      <w:r>
        <w:rPr>
          <w:b/>
          <w:bCs/>
        </w:rPr>
        <w:t>읽기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자료</w:t>
      </w:r>
      <w:proofErr w:type="spellEnd"/>
      <w:r>
        <w:t>:</w:t>
      </w:r>
    </w:p>
    <w:p w14:paraId="0D7247B5" w14:textId="77777777" w:rsidR="0086121F" w:rsidRDefault="00C328A1">
      <w:pPr>
        <w:pStyle w:val="Compact"/>
        <w:numPr>
          <w:ilvl w:val="1"/>
          <w:numId w:val="38"/>
        </w:numPr>
      </w:pPr>
      <w:r>
        <w:t xml:space="preserve">Abd-Alrazaq et al. (2021) “Chatbots for mental health” </w:t>
      </w:r>
      <w:r>
        <w:rPr>
          <w:i/>
          <w:iCs/>
        </w:rPr>
        <w:t>JMIR</w:t>
      </w:r>
    </w:p>
    <w:p w14:paraId="74359E14" w14:textId="77777777" w:rsidR="0086121F" w:rsidRDefault="00C328A1">
      <w:pPr>
        <w:pStyle w:val="Compact"/>
        <w:numPr>
          <w:ilvl w:val="1"/>
          <w:numId w:val="38"/>
        </w:numPr>
      </w:pPr>
      <w:r>
        <w:lastRenderedPageBreak/>
        <w:t xml:space="preserve">Guntuku et al. (2023) “Language models in mental health” </w:t>
      </w:r>
      <w:r>
        <w:rPr>
          <w:i/>
          <w:iCs/>
        </w:rPr>
        <w:t>Nature Medicine</w:t>
      </w:r>
    </w:p>
    <w:p w14:paraId="47FE4F5D" w14:textId="77777777" w:rsidR="0086121F" w:rsidRDefault="00C328A1">
      <w:pPr>
        <w:pStyle w:val="Heading4"/>
        <w:rPr>
          <w:lang w:eastAsia="ko-KR"/>
        </w:rPr>
      </w:pPr>
      <w:bookmarkStart w:id="53" w:name="module-6-데이터-기반-정책-설계-week-13-14"/>
      <w:bookmarkEnd w:id="51"/>
      <w:r>
        <w:rPr>
          <w:b/>
          <w:bCs/>
          <w:lang w:eastAsia="ko-KR"/>
        </w:rPr>
        <w:t xml:space="preserve">Module 6: </w:t>
      </w:r>
      <w:r>
        <w:rPr>
          <w:b/>
          <w:bCs/>
          <w:lang w:eastAsia="ko-KR"/>
        </w:rPr>
        <w:t>데이터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 xml:space="preserve"> (Week 13-14)</w:t>
      </w:r>
    </w:p>
    <w:p w14:paraId="0237846C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lang w:eastAsia="ko-KR"/>
        </w:rPr>
        <w:t xml:space="preserve">: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교수진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협업적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멘토링</w:t>
      </w:r>
      <w:r>
        <w:rPr>
          <w:lang w:eastAsia="ko-KR"/>
        </w:rPr>
        <w:t>)</w:t>
      </w:r>
    </w:p>
    <w:p w14:paraId="26DFCA59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13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다층적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데이터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통합과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3551"/>
        <w:gridCol w:w="1936"/>
        <w:gridCol w:w="1936"/>
      </w:tblGrid>
      <w:tr w:rsidR="0086121F" w14:paraId="1AD8DC14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72628B21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3004" w:type="dxa"/>
          </w:tcPr>
          <w:p w14:paraId="498056D1" w14:textId="77777777" w:rsidR="0086121F" w:rsidRDefault="00C328A1">
            <w:pPr>
              <w:pStyle w:val="Compact"/>
            </w:pPr>
            <w:r>
              <w:t>담당</w:t>
            </w:r>
            <w:r>
              <w:t xml:space="preserve"> </w:t>
            </w:r>
            <w:r>
              <w:t>교수</w:t>
            </w:r>
          </w:p>
        </w:tc>
        <w:tc>
          <w:tcPr>
            <w:tcW w:w="1638" w:type="dxa"/>
          </w:tcPr>
          <w:p w14:paraId="5B8F6412" w14:textId="77777777" w:rsidR="0086121F" w:rsidRDefault="00C328A1">
            <w:pPr>
              <w:pStyle w:val="Compact"/>
            </w:pPr>
            <w:r>
              <w:t>내용</w:t>
            </w:r>
          </w:p>
        </w:tc>
        <w:tc>
          <w:tcPr>
            <w:tcW w:w="1638" w:type="dxa"/>
          </w:tcPr>
          <w:p w14:paraId="26FEDFB5" w14:textId="77777777" w:rsidR="0086121F" w:rsidRDefault="00C328A1">
            <w:pPr>
              <w:pStyle w:val="Compact"/>
            </w:pPr>
            <w:r>
              <w:t>형식</w:t>
            </w:r>
          </w:p>
        </w:tc>
      </w:tr>
      <w:tr w:rsidR="0086121F" w14:paraId="1BB00055" w14:textId="77777777">
        <w:tc>
          <w:tcPr>
            <w:tcW w:w="1638" w:type="dxa"/>
          </w:tcPr>
          <w:p w14:paraId="0C7F9D06" w14:textId="77777777" w:rsidR="0086121F" w:rsidRDefault="00C328A1">
            <w:pPr>
              <w:pStyle w:val="Compact"/>
            </w:pPr>
            <w:r>
              <w:t>10:00-10:30</w:t>
            </w:r>
          </w:p>
        </w:tc>
        <w:tc>
          <w:tcPr>
            <w:tcW w:w="3004" w:type="dxa"/>
          </w:tcPr>
          <w:p w14:paraId="16B793AC" w14:textId="77777777" w:rsidR="0086121F" w:rsidRDefault="00C328A1">
            <w:pPr>
              <w:pStyle w:val="Compact"/>
            </w:pPr>
            <w:r>
              <w:t>이해연</w:t>
            </w:r>
          </w:p>
        </w:tc>
        <w:tc>
          <w:tcPr>
            <w:tcW w:w="1638" w:type="dxa"/>
          </w:tcPr>
          <w:p w14:paraId="1BA8F292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원칙</w:t>
            </w:r>
          </w:p>
        </w:tc>
        <w:tc>
          <w:tcPr>
            <w:tcW w:w="1638" w:type="dxa"/>
          </w:tcPr>
          <w:p w14:paraId="3B6E90A6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049A4885" w14:textId="77777777">
        <w:tc>
          <w:tcPr>
            <w:tcW w:w="1638" w:type="dxa"/>
          </w:tcPr>
          <w:p w14:paraId="4A09700E" w14:textId="77777777" w:rsidR="0086121F" w:rsidRDefault="00C328A1">
            <w:pPr>
              <w:pStyle w:val="Compact"/>
            </w:pPr>
            <w:r>
              <w:t>10:30-11:00</w:t>
            </w:r>
          </w:p>
        </w:tc>
        <w:tc>
          <w:tcPr>
            <w:tcW w:w="3004" w:type="dxa"/>
          </w:tcPr>
          <w:p w14:paraId="671CA53F" w14:textId="77777777" w:rsidR="0086121F" w:rsidRDefault="00C328A1">
            <w:pPr>
              <w:pStyle w:val="Compact"/>
            </w:pPr>
            <w:r>
              <w:t>차지욱</w:t>
            </w:r>
          </w:p>
        </w:tc>
        <w:tc>
          <w:tcPr>
            <w:tcW w:w="1638" w:type="dxa"/>
          </w:tcPr>
          <w:p w14:paraId="50FC4BC2" w14:textId="77777777" w:rsidR="0086121F" w:rsidRDefault="00C328A1">
            <w:pPr>
              <w:pStyle w:val="Compact"/>
            </w:pPr>
            <w:r>
              <w:t xml:space="preserve">Nature Cities (2024): </w:t>
            </w:r>
            <w:r>
              <w:t>도시</w:t>
            </w:r>
            <w:r>
              <w:t xml:space="preserve"> </w:t>
            </w:r>
            <w:r>
              <w:t>설계와</w:t>
            </w:r>
            <w:r>
              <w:t xml:space="preserve"> </w:t>
            </w:r>
            <w:r>
              <w:t>청소년</w:t>
            </w:r>
            <w:r>
              <w:t xml:space="preserve"> </w:t>
            </w:r>
            <w:r>
              <w:t>정신건강</w:t>
            </w:r>
          </w:p>
        </w:tc>
        <w:tc>
          <w:tcPr>
            <w:tcW w:w="1638" w:type="dxa"/>
          </w:tcPr>
          <w:p w14:paraId="79F34490" w14:textId="77777777" w:rsidR="0086121F" w:rsidRDefault="00C328A1">
            <w:pPr>
              <w:pStyle w:val="Compact"/>
            </w:pPr>
            <w:r>
              <w:t>강의</w:t>
            </w:r>
          </w:p>
        </w:tc>
      </w:tr>
      <w:tr w:rsidR="0086121F" w14:paraId="41CADE94" w14:textId="77777777">
        <w:tc>
          <w:tcPr>
            <w:tcW w:w="1638" w:type="dxa"/>
          </w:tcPr>
          <w:p w14:paraId="2DDCC1B4" w14:textId="77777777" w:rsidR="0086121F" w:rsidRDefault="00C328A1">
            <w:pPr>
              <w:pStyle w:val="Compact"/>
            </w:pPr>
            <w:r>
              <w:t>11:00-11:30</w:t>
            </w:r>
          </w:p>
        </w:tc>
        <w:tc>
          <w:tcPr>
            <w:tcW w:w="3004" w:type="dxa"/>
          </w:tcPr>
          <w:p w14:paraId="08FFD064" w14:textId="77777777" w:rsidR="0086121F" w:rsidRDefault="00C328A1">
            <w:pPr>
              <w:pStyle w:val="Compact"/>
            </w:pPr>
            <w:r>
              <w:t>전현애</w:t>
            </w:r>
          </w:p>
        </w:tc>
        <w:tc>
          <w:tcPr>
            <w:tcW w:w="1638" w:type="dxa"/>
          </w:tcPr>
          <w:p w14:paraId="58EA3011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제안서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작성법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명확하고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설득력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있게</w:t>
            </w:r>
          </w:p>
        </w:tc>
        <w:tc>
          <w:tcPr>
            <w:tcW w:w="1638" w:type="dxa"/>
          </w:tcPr>
          <w:p w14:paraId="2B42EEAB" w14:textId="77777777" w:rsidR="0086121F" w:rsidRDefault="00C328A1">
            <w:pPr>
              <w:pStyle w:val="Compact"/>
            </w:pPr>
            <w:proofErr w:type="spellStart"/>
            <w:r>
              <w:t>강의</w:t>
            </w:r>
            <w:proofErr w:type="spellEnd"/>
          </w:p>
        </w:tc>
      </w:tr>
      <w:tr w:rsidR="0086121F" w14:paraId="40FC2187" w14:textId="77777777">
        <w:tc>
          <w:tcPr>
            <w:tcW w:w="1638" w:type="dxa"/>
          </w:tcPr>
          <w:p w14:paraId="1EC9A00C" w14:textId="77777777" w:rsidR="0086121F" w:rsidRDefault="00C328A1">
            <w:pPr>
              <w:pStyle w:val="Compact"/>
            </w:pPr>
            <w:r>
              <w:t>11:30-12:30</w:t>
            </w:r>
          </w:p>
        </w:tc>
        <w:tc>
          <w:tcPr>
            <w:tcW w:w="3004" w:type="dxa"/>
          </w:tcPr>
          <w:p w14:paraId="380D9C64" w14:textId="77777777" w:rsidR="0086121F" w:rsidRDefault="00C328A1">
            <w:pPr>
              <w:pStyle w:val="Compact"/>
            </w:pPr>
            <w:r>
              <w:t>전체</w:t>
            </w:r>
            <w:r>
              <w:t xml:space="preserve"> </w:t>
            </w:r>
            <w:r>
              <w:t>교수진</w:t>
            </w:r>
          </w:p>
        </w:tc>
        <w:tc>
          <w:tcPr>
            <w:tcW w:w="1638" w:type="dxa"/>
          </w:tcPr>
          <w:p w14:paraId="7D356C5C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팀별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(6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 xml:space="preserve"> × 10</w:t>
            </w:r>
            <w:r>
              <w:rPr>
                <w:lang w:eastAsia="ko-KR"/>
              </w:rPr>
              <w:t>분</w:t>
            </w:r>
            <w:r>
              <w:rPr>
                <w:lang w:eastAsia="ko-KR"/>
              </w:rPr>
              <w:t>)</w:t>
            </w:r>
          </w:p>
        </w:tc>
        <w:tc>
          <w:tcPr>
            <w:tcW w:w="1638" w:type="dxa"/>
          </w:tcPr>
          <w:p w14:paraId="058B02EE" w14:textId="77777777" w:rsidR="0086121F" w:rsidRDefault="00C328A1">
            <w:pPr>
              <w:pStyle w:val="Compact"/>
            </w:pPr>
            <w:proofErr w:type="spellStart"/>
            <w:r>
              <w:t>멘토링</w:t>
            </w:r>
            <w:proofErr w:type="spellEnd"/>
          </w:p>
        </w:tc>
      </w:tr>
    </w:tbl>
    <w:p w14:paraId="239F134F" w14:textId="77777777" w:rsidR="0086121F" w:rsidRDefault="00C328A1">
      <w:pPr>
        <w:pStyle w:val="Compact"/>
        <w:numPr>
          <w:ilvl w:val="0"/>
          <w:numId w:val="39"/>
        </w:numPr>
      </w:pP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활동</w:t>
      </w:r>
      <w:r>
        <w:t>:</w:t>
      </w:r>
    </w:p>
    <w:p w14:paraId="28B47A51" w14:textId="77777777" w:rsidR="0086121F" w:rsidRDefault="00C328A1">
      <w:pPr>
        <w:pStyle w:val="Compact"/>
        <w:numPr>
          <w:ilvl w:val="1"/>
          <w:numId w:val="40"/>
        </w:numPr>
        <w:rPr>
          <w:lang w:eastAsia="ko-KR"/>
        </w:rPr>
      </w:pPr>
      <w:r>
        <w:rPr>
          <w:lang w:eastAsia="ko-KR"/>
        </w:rPr>
        <w:t>팀별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</w:p>
    <w:p w14:paraId="2EC54D3E" w14:textId="77777777" w:rsidR="0086121F" w:rsidRDefault="00C328A1">
      <w:pPr>
        <w:pStyle w:val="Compact"/>
        <w:numPr>
          <w:ilvl w:val="1"/>
          <w:numId w:val="40"/>
        </w:numPr>
      </w:pPr>
      <w:proofErr w:type="spellStart"/>
      <w:r>
        <w:t>교수진</w:t>
      </w:r>
      <w:proofErr w:type="spellEnd"/>
      <w:r>
        <w:t xml:space="preserve"> </w:t>
      </w:r>
      <w:proofErr w:type="spellStart"/>
      <w:r>
        <w:t>삼각</w:t>
      </w:r>
      <w:proofErr w:type="spellEnd"/>
      <w:r>
        <w:t xml:space="preserve"> </w:t>
      </w:r>
      <w:proofErr w:type="spellStart"/>
      <w:r>
        <w:t>피드백</w:t>
      </w:r>
      <w:proofErr w:type="spellEnd"/>
      <w:r>
        <w:t>:</w:t>
      </w:r>
    </w:p>
    <w:p w14:paraId="623118DD" w14:textId="77777777" w:rsidR="0086121F" w:rsidRDefault="00C328A1">
      <w:pPr>
        <w:pStyle w:val="Compact"/>
        <w:numPr>
          <w:ilvl w:val="2"/>
          <w:numId w:val="41"/>
        </w:numPr>
        <w:rPr>
          <w:lang w:eastAsia="ko-KR"/>
        </w:rPr>
      </w:pPr>
      <w:r>
        <w:rPr>
          <w:lang w:eastAsia="ko-KR"/>
        </w:rPr>
        <w:t>차지욱</w:t>
      </w:r>
      <w:r>
        <w:rPr>
          <w:lang w:eastAsia="ko-KR"/>
        </w:rPr>
        <w:t>: “</w:t>
      </w:r>
      <w:proofErr w:type="spellStart"/>
      <w:r>
        <w:rPr>
          <w:lang w:eastAsia="ko-KR"/>
        </w:rPr>
        <w:t>뇌과학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해석이</w:t>
      </w:r>
      <w:r>
        <w:rPr>
          <w:lang w:eastAsia="ko-KR"/>
        </w:rPr>
        <w:t xml:space="preserve"> </w:t>
      </w:r>
      <w:r>
        <w:rPr>
          <w:lang w:eastAsia="ko-KR"/>
        </w:rPr>
        <w:t>정확한가</w:t>
      </w:r>
      <w:r>
        <w:rPr>
          <w:lang w:eastAsia="ko-KR"/>
        </w:rPr>
        <w:t>?”</w:t>
      </w:r>
    </w:p>
    <w:p w14:paraId="1093D238" w14:textId="77777777" w:rsidR="0086121F" w:rsidRDefault="00C328A1">
      <w:pPr>
        <w:pStyle w:val="Compact"/>
        <w:numPr>
          <w:ilvl w:val="2"/>
          <w:numId w:val="41"/>
        </w:numPr>
        <w:rPr>
          <w:lang w:eastAsia="ko-KR"/>
        </w:rPr>
      </w:pPr>
      <w:r>
        <w:rPr>
          <w:lang w:eastAsia="ko-KR"/>
        </w:rPr>
        <w:t>이해연</w:t>
      </w:r>
      <w:r>
        <w:rPr>
          <w:lang w:eastAsia="ko-KR"/>
        </w:rPr>
        <w:t>: “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개입인가</w:t>
      </w:r>
      <w:r>
        <w:rPr>
          <w:lang w:eastAsia="ko-KR"/>
        </w:rPr>
        <w:t>?”</w:t>
      </w:r>
    </w:p>
    <w:p w14:paraId="11F47275" w14:textId="77777777" w:rsidR="0086121F" w:rsidRDefault="00C328A1">
      <w:pPr>
        <w:pStyle w:val="Compact"/>
        <w:numPr>
          <w:ilvl w:val="2"/>
          <w:numId w:val="41"/>
        </w:numPr>
        <w:rPr>
          <w:lang w:eastAsia="ko-KR"/>
        </w:rPr>
      </w:pP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>: “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?”</w:t>
      </w:r>
    </w:p>
    <w:p w14:paraId="69D7AA40" w14:textId="77777777" w:rsidR="0086121F" w:rsidRDefault="00C328A1">
      <w:pPr>
        <w:pStyle w:val="Compact"/>
        <w:numPr>
          <w:ilvl w:val="0"/>
          <w:numId w:val="39"/>
        </w:numPr>
      </w:pPr>
      <w:proofErr w:type="spellStart"/>
      <w:r>
        <w:rPr>
          <w:b/>
          <w:bCs/>
        </w:rPr>
        <w:t>읽기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자료</w:t>
      </w:r>
      <w:proofErr w:type="spellEnd"/>
      <w:r>
        <w:t>:</w:t>
      </w:r>
    </w:p>
    <w:p w14:paraId="11AB387D" w14:textId="77777777" w:rsidR="0086121F" w:rsidRDefault="00C328A1">
      <w:pPr>
        <w:pStyle w:val="Compact"/>
        <w:numPr>
          <w:ilvl w:val="1"/>
          <w:numId w:val="42"/>
        </w:numPr>
      </w:pPr>
      <w:r>
        <w:t xml:space="preserve">Gruebner et al. (2024) “Mental health-informed urban design” </w:t>
      </w:r>
      <w:r>
        <w:rPr>
          <w:i/>
          <w:iCs/>
        </w:rPr>
        <w:t>Nature Cities</w:t>
      </w:r>
    </w:p>
    <w:p w14:paraId="70A2C1B7" w14:textId="77777777" w:rsidR="0086121F" w:rsidRDefault="00C328A1">
      <w:pPr>
        <w:pStyle w:val="Compact"/>
        <w:numPr>
          <w:ilvl w:val="1"/>
          <w:numId w:val="42"/>
        </w:numPr>
        <w:rPr>
          <w:lang w:eastAsia="ko-KR"/>
        </w:rPr>
      </w:pPr>
      <w:r>
        <w:rPr>
          <w:lang w:eastAsia="ko-KR"/>
        </w:rPr>
        <w:t>청소년정책연구원</w:t>
      </w:r>
      <w:r>
        <w:rPr>
          <w:lang w:eastAsia="ko-KR"/>
        </w:rPr>
        <w:t xml:space="preserve"> (2023)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2EEE6D10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14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최종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리허설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동료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평가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1"/>
        <w:gridCol w:w="3580"/>
        <w:gridCol w:w="2171"/>
      </w:tblGrid>
      <w:tr w:rsidR="0086121F" w14:paraId="7F2310D0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DAC1BA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0" w:type="auto"/>
          </w:tcPr>
          <w:p w14:paraId="6246B7E9" w14:textId="77777777" w:rsidR="0086121F" w:rsidRDefault="00C328A1">
            <w:pPr>
              <w:pStyle w:val="Compact"/>
            </w:pPr>
            <w:r>
              <w:t>활동</w:t>
            </w:r>
          </w:p>
        </w:tc>
        <w:tc>
          <w:tcPr>
            <w:tcW w:w="0" w:type="auto"/>
          </w:tcPr>
          <w:p w14:paraId="4E0A6074" w14:textId="77777777" w:rsidR="0086121F" w:rsidRDefault="00C328A1">
            <w:pPr>
              <w:pStyle w:val="Compact"/>
            </w:pPr>
            <w:r>
              <w:t>형식</w:t>
            </w:r>
          </w:p>
        </w:tc>
      </w:tr>
      <w:tr w:rsidR="0086121F" w14:paraId="23CC1366" w14:textId="77777777">
        <w:tc>
          <w:tcPr>
            <w:tcW w:w="0" w:type="auto"/>
          </w:tcPr>
          <w:p w14:paraId="7F48F11F" w14:textId="77777777" w:rsidR="0086121F" w:rsidRDefault="00C328A1">
            <w:pPr>
              <w:pStyle w:val="Compact"/>
            </w:pPr>
            <w:r>
              <w:t>10:00-12:00</w:t>
            </w:r>
          </w:p>
        </w:tc>
        <w:tc>
          <w:tcPr>
            <w:tcW w:w="0" w:type="auto"/>
          </w:tcPr>
          <w:p w14:paraId="2C573251" w14:textId="77777777" w:rsidR="0086121F" w:rsidRDefault="00C328A1">
            <w:pPr>
              <w:pStyle w:val="Compact"/>
            </w:pPr>
            <w:r>
              <w:t>팀별</w:t>
            </w:r>
            <w:r>
              <w:t xml:space="preserve"> </w:t>
            </w:r>
            <w:r>
              <w:t>리허설</w:t>
            </w:r>
            <w:r>
              <w:t xml:space="preserve"> </w:t>
            </w:r>
            <w:r>
              <w:t>발표</w:t>
            </w:r>
            <w:r>
              <w:t xml:space="preserve"> (6</w:t>
            </w:r>
            <w:r>
              <w:t>팀</w:t>
            </w:r>
            <w:r>
              <w:t xml:space="preserve"> × 15</w:t>
            </w:r>
            <w:r>
              <w:t>분</w:t>
            </w:r>
            <w:r>
              <w:t>)</w:t>
            </w:r>
          </w:p>
        </w:tc>
        <w:tc>
          <w:tcPr>
            <w:tcW w:w="0" w:type="auto"/>
          </w:tcPr>
          <w:p w14:paraId="2832113D" w14:textId="77777777" w:rsidR="0086121F" w:rsidRDefault="00C328A1">
            <w:pPr>
              <w:pStyle w:val="Compact"/>
            </w:pPr>
            <w:r>
              <w:t>발표</w:t>
            </w:r>
            <w:r>
              <w:t xml:space="preserve"> + </w:t>
            </w:r>
            <w:r>
              <w:t>동료</w:t>
            </w:r>
            <w:r>
              <w:t xml:space="preserve"> </w:t>
            </w:r>
            <w:r>
              <w:t>피드백</w:t>
            </w:r>
          </w:p>
        </w:tc>
      </w:tr>
      <w:tr w:rsidR="0086121F" w14:paraId="37676877" w14:textId="77777777">
        <w:tc>
          <w:tcPr>
            <w:tcW w:w="0" w:type="auto"/>
          </w:tcPr>
          <w:p w14:paraId="6710F968" w14:textId="77777777" w:rsidR="0086121F" w:rsidRDefault="00C328A1">
            <w:pPr>
              <w:pStyle w:val="Compact"/>
            </w:pPr>
            <w:r>
              <w:t>12:00-12:30</w:t>
            </w:r>
          </w:p>
        </w:tc>
        <w:tc>
          <w:tcPr>
            <w:tcW w:w="0" w:type="auto"/>
          </w:tcPr>
          <w:p w14:paraId="113D0451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교수진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피드백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</w:p>
        </w:tc>
        <w:tc>
          <w:tcPr>
            <w:tcW w:w="0" w:type="auto"/>
          </w:tcPr>
          <w:p w14:paraId="6CDB62BA" w14:textId="77777777" w:rsidR="0086121F" w:rsidRDefault="00C328A1">
            <w:pPr>
              <w:pStyle w:val="Compact"/>
            </w:pPr>
            <w:proofErr w:type="spellStart"/>
            <w:r>
              <w:t>멘토링</w:t>
            </w:r>
            <w:proofErr w:type="spellEnd"/>
          </w:p>
        </w:tc>
      </w:tr>
    </w:tbl>
    <w:p w14:paraId="151F707B" w14:textId="77777777" w:rsidR="0086121F" w:rsidRDefault="00C328A1">
      <w:pPr>
        <w:pStyle w:val="Compact"/>
        <w:numPr>
          <w:ilvl w:val="0"/>
          <w:numId w:val="43"/>
        </w:numPr>
        <w:rPr>
          <w:lang w:eastAsia="ko-KR"/>
        </w:rPr>
      </w:pPr>
      <w:r>
        <w:rPr>
          <w:b/>
          <w:bCs/>
          <w:lang w:eastAsia="ko-KR"/>
        </w:rPr>
        <w:t>평가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lang w:eastAsia="ko-KR"/>
        </w:rPr>
        <w:t xml:space="preserve"> (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>):</w:t>
      </w:r>
    </w:p>
    <w:p w14:paraId="722ACA97" w14:textId="77777777" w:rsidR="0086121F" w:rsidRDefault="00C328A1">
      <w:pPr>
        <w:pStyle w:val="Compact"/>
        <w:numPr>
          <w:ilvl w:val="1"/>
          <w:numId w:val="44"/>
        </w:numPr>
        <w:rPr>
          <w:lang w:eastAsia="ko-KR"/>
        </w:rPr>
      </w:pPr>
      <w:r>
        <w:rPr>
          <w:lang w:eastAsia="ko-KR"/>
        </w:rPr>
        <w:t>✅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삼각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융합</w:t>
      </w:r>
      <w:r>
        <w:rPr>
          <w:lang w:eastAsia="ko-KR"/>
        </w:rPr>
        <w:t xml:space="preserve">: </w:t>
      </w:r>
      <w:r>
        <w:rPr>
          <w:lang w:eastAsia="ko-KR"/>
        </w:rPr>
        <w:t>뇌</w:t>
      </w:r>
      <w:r>
        <w:rPr>
          <w:lang w:eastAsia="ko-KR"/>
        </w:rPr>
        <w:t>/</w:t>
      </w:r>
      <w:r>
        <w:rPr>
          <w:lang w:eastAsia="ko-KR"/>
        </w:rPr>
        <w:t>행동</w:t>
      </w:r>
      <w:r>
        <w:rPr>
          <w:lang w:eastAsia="ko-KR"/>
        </w:rPr>
        <w:t>/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통합했는가</w:t>
      </w:r>
      <w:r>
        <w:rPr>
          <w:lang w:eastAsia="ko-KR"/>
        </w:rPr>
        <w:t>?</w:t>
      </w:r>
    </w:p>
    <w:p w14:paraId="6EAAEDA0" w14:textId="77777777" w:rsidR="0086121F" w:rsidRDefault="00C328A1">
      <w:pPr>
        <w:pStyle w:val="Compact"/>
        <w:numPr>
          <w:ilvl w:val="1"/>
          <w:numId w:val="44"/>
        </w:numPr>
        <w:rPr>
          <w:lang w:eastAsia="ko-KR"/>
        </w:rPr>
      </w:pPr>
      <w:r>
        <w:rPr>
          <w:lang w:eastAsia="ko-KR"/>
        </w:rPr>
        <w:lastRenderedPageBreak/>
        <w:t>✅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데이터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근거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포함했는가</w:t>
      </w:r>
      <w:r>
        <w:rPr>
          <w:lang w:eastAsia="ko-KR"/>
        </w:rPr>
        <w:t>?</w:t>
      </w:r>
    </w:p>
    <w:p w14:paraId="2E6B0D2F" w14:textId="77777777" w:rsidR="0086121F" w:rsidRDefault="00C328A1">
      <w:pPr>
        <w:pStyle w:val="Compact"/>
        <w:numPr>
          <w:ilvl w:val="1"/>
          <w:numId w:val="44"/>
        </w:numPr>
        <w:rPr>
          <w:lang w:eastAsia="ko-KR"/>
        </w:rPr>
      </w:pPr>
      <w:r>
        <w:rPr>
          <w:lang w:eastAsia="ko-KR"/>
        </w:rPr>
        <w:t>✅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창의성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연구에</w:t>
      </w:r>
      <w:r>
        <w:rPr>
          <w:lang w:eastAsia="ko-KR"/>
        </w:rPr>
        <w:t xml:space="preserve"> </w:t>
      </w:r>
      <w:r>
        <w:rPr>
          <w:lang w:eastAsia="ko-KR"/>
        </w:rPr>
        <w:t>없던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접근인가</w:t>
      </w:r>
      <w:r>
        <w:rPr>
          <w:lang w:eastAsia="ko-KR"/>
        </w:rPr>
        <w:t>?</w:t>
      </w:r>
    </w:p>
    <w:p w14:paraId="5BE599DE" w14:textId="77777777" w:rsidR="0086121F" w:rsidRDefault="00C328A1">
      <w:pPr>
        <w:pStyle w:val="Compact"/>
        <w:numPr>
          <w:ilvl w:val="1"/>
          <w:numId w:val="44"/>
        </w:numPr>
        <w:rPr>
          <w:lang w:eastAsia="ko-KR"/>
        </w:rPr>
      </w:pPr>
      <w:r>
        <w:rPr>
          <w:lang w:eastAsia="ko-KR"/>
        </w:rPr>
        <w:t>✅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실행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가능성</w:t>
      </w:r>
      <w:r>
        <w:rPr>
          <w:lang w:eastAsia="ko-KR"/>
        </w:rPr>
        <w:t xml:space="preserve">: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제안인가</w:t>
      </w:r>
      <w:r>
        <w:rPr>
          <w:lang w:eastAsia="ko-KR"/>
        </w:rPr>
        <w:t>?</w:t>
      </w:r>
    </w:p>
    <w:p w14:paraId="124CB2AB" w14:textId="77777777" w:rsidR="0086121F" w:rsidRDefault="00C328A1">
      <w:pPr>
        <w:pStyle w:val="Heading4"/>
        <w:rPr>
          <w:lang w:eastAsia="ko-KR"/>
        </w:rPr>
      </w:pPr>
      <w:bookmarkStart w:id="54" w:name="module-7-최종-프로젝트-통합-week-15"/>
      <w:bookmarkEnd w:id="53"/>
      <w:r>
        <w:rPr>
          <w:b/>
          <w:bCs/>
          <w:lang w:eastAsia="ko-KR"/>
        </w:rPr>
        <w:t xml:space="preserve">Module 7: </w:t>
      </w:r>
      <w:r>
        <w:rPr>
          <w:b/>
          <w:bCs/>
          <w:lang w:eastAsia="ko-KR"/>
        </w:rPr>
        <w:t>최종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프로젝트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통합</w:t>
      </w:r>
      <w:r>
        <w:rPr>
          <w:b/>
          <w:bCs/>
          <w:lang w:eastAsia="ko-KR"/>
        </w:rPr>
        <w:t xml:space="preserve"> (Week 15)</w:t>
      </w:r>
    </w:p>
    <w:p w14:paraId="236EF582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15</w:t>
      </w:r>
      <w:r>
        <w:rPr>
          <w:b/>
          <w:bCs/>
          <w:lang w:eastAsia="ko-KR"/>
        </w:rPr>
        <w:t>주차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최종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지역사회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검증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08"/>
        <w:gridCol w:w="2808"/>
        <w:gridCol w:w="3744"/>
      </w:tblGrid>
      <w:tr w:rsidR="0086121F" w14:paraId="41C1EBA1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72CD3638" w14:textId="77777777" w:rsidR="0086121F" w:rsidRDefault="00C328A1">
            <w:pPr>
              <w:pStyle w:val="Compact"/>
            </w:pPr>
            <w:proofErr w:type="spellStart"/>
            <w:r>
              <w:t>시간</w:t>
            </w:r>
            <w:proofErr w:type="spellEnd"/>
          </w:p>
        </w:tc>
        <w:tc>
          <w:tcPr>
            <w:tcW w:w="2376" w:type="dxa"/>
          </w:tcPr>
          <w:p w14:paraId="45A5F2D0" w14:textId="77777777" w:rsidR="0086121F" w:rsidRDefault="00C328A1">
            <w:pPr>
              <w:pStyle w:val="Compact"/>
            </w:pPr>
            <w:r>
              <w:t>활동</w:t>
            </w:r>
          </w:p>
        </w:tc>
        <w:tc>
          <w:tcPr>
            <w:tcW w:w="3168" w:type="dxa"/>
          </w:tcPr>
          <w:p w14:paraId="0A60E1C5" w14:textId="77777777" w:rsidR="0086121F" w:rsidRDefault="00C328A1">
            <w:pPr>
              <w:pStyle w:val="Compact"/>
            </w:pPr>
            <w:r>
              <w:t>참석자</w:t>
            </w:r>
          </w:p>
        </w:tc>
      </w:tr>
      <w:tr w:rsidR="0086121F" w14:paraId="0F37AA64" w14:textId="77777777">
        <w:tc>
          <w:tcPr>
            <w:tcW w:w="2376" w:type="dxa"/>
          </w:tcPr>
          <w:p w14:paraId="477947A5" w14:textId="77777777" w:rsidR="0086121F" w:rsidRDefault="00C328A1">
            <w:pPr>
              <w:pStyle w:val="Compact"/>
            </w:pPr>
            <w:r>
              <w:t>10:00-11:30</w:t>
            </w:r>
          </w:p>
        </w:tc>
        <w:tc>
          <w:tcPr>
            <w:tcW w:w="2376" w:type="dxa"/>
          </w:tcPr>
          <w:p w14:paraId="12BE5BB6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팀별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발표</w:t>
            </w:r>
            <w:r>
              <w:rPr>
                <w:lang w:eastAsia="ko-KR"/>
              </w:rPr>
              <w:t xml:space="preserve"> (6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 xml:space="preserve"> × 12</w:t>
            </w:r>
            <w:r>
              <w:rPr>
                <w:lang w:eastAsia="ko-KR"/>
              </w:rPr>
              <w:t>분</w:t>
            </w:r>
            <w:r>
              <w:rPr>
                <w:lang w:eastAsia="ko-KR"/>
              </w:rPr>
              <w:t xml:space="preserve"> + 3</w:t>
            </w:r>
            <w:r>
              <w:rPr>
                <w:lang w:eastAsia="ko-KR"/>
              </w:rPr>
              <w:t>분</w:t>
            </w:r>
            <w:r>
              <w:rPr>
                <w:lang w:eastAsia="ko-KR"/>
              </w:rPr>
              <w:t xml:space="preserve"> Q&amp;A)</w:t>
            </w:r>
          </w:p>
        </w:tc>
        <w:tc>
          <w:tcPr>
            <w:tcW w:w="3168" w:type="dxa"/>
          </w:tcPr>
          <w:p w14:paraId="2BD115A2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교수진</w:t>
            </w:r>
            <w:r>
              <w:rPr>
                <w:lang w:eastAsia="ko-KR"/>
              </w:rPr>
              <w:t xml:space="preserve">, TA, </w:t>
            </w:r>
            <w:r>
              <w:rPr>
                <w:lang w:eastAsia="ko-KR"/>
              </w:rPr>
              <w:t>학생</w:t>
            </w:r>
            <w:r>
              <w:rPr>
                <w:lang w:eastAsia="ko-KR"/>
              </w:rPr>
              <w:t xml:space="preserve">, </w:t>
            </w:r>
            <w:r>
              <w:rPr>
                <w:b/>
                <w:bCs/>
                <w:lang w:eastAsia="ko-KR"/>
              </w:rPr>
              <w:t>외부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패널</w:t>
            </w:r>
          </w:p>
        </w:tc>
      </w:tr>
      <w:tr w:rsidR="0086121F" w14:paraId="15020386" w14:textId="77777777">
        <w:tc>
          <w:tcPr>
            <w:tcW w:w="2376" w:type="dxa"/>
          </w:tcPr>
          <w:p w14:paraId="65907D31" w14:textId="77777777" w:rsidR="0086121F" w:rsidRDefault="00C328A1">
            <w:pPr>
              <w:pStyle w:val="Compact"/>
            </w:pPr>
            <w:r>
              <w:t>11:30-12:00</w:t>
            </w:r>
          </w:p>
        </w:tc>
        <w:tc>
          <w:tcPr>
            <w:tcW w:w="2376" w:type="dxa"/>
          </w:tcPr>
          <w:p w14:paraId="731FA9D9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전문가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코멘트</w:t>
            </w:r>
          </w:p>
        </w:tc>
        <w:tc>
          <w:tcPr>
            <w:tcW w:w="3168" w:type="dxa"/>
          </w:tcPr>
          <w:p w14:paraId="20C3DD00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교육심리학자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중고등학교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학부모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</w:t>
            </w:r>
          </w:p>
        </w:tc>
      </w:tr>
      <w:tr w:rsidR="0086121F" w14:paraId="3ED798FC" w14:textId="77777777">
        <w:tc>
          <w:tcPr>
            <w:tcW w:w="2376" w:type="dxa"/>
          </w:tcPr>
          <w:p w14:paraId="094DD9D7" w14:textId="77777777" w:rsidR="0086121F" w:rsidRDefault="00C328A1">
            <w:pPr>
              <w:pStyle w:val="Compact"/>
            </w:pPr>
            <w:r>
              <w:t>12:00-12:30</w:t>
            </w:r>
          </w:p>
        </w:tc>
        <w:tc>
          <w:tcPr>
            <w:tcW w:w="2376" w:type="dxa"/>
          </w:tcPr>
          <w:p w14:paraId="0AAABC64" w14:textId="77777777" w:rsidR="0086121F" w:rsidRDefault="00C328A1">
            <w:pPr>
              <w:pStyle w:val="Compact"/>
            </w:pPr>
            <w:r>
              <w:t>시상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폐강식</w:t>
            </w:r>
          </w:p>
        </w:tc>
        <w:tc>
          <w:tcPr>
            <w:tcW w:w="3168" w:type="dxa"/>
          </w:tcPr>
          <w:p w14:paraId="5309ED0B" w14:textId="77777777" w:rsidR="0086121F" w:rsidRDefault="00C328A1">
            <w:pPr>
              <w:pStyle w:val="Compact"/>
            </w:pPr>
            <w:r>
              <w:t>전체</w:t>
            </w:r>
          </w:p>
        </w:tc>
      </w:tr>
    </w:tbl>
    <w:p w14:paraId="7014DB27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최종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프로젝트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예시</w:t>
      </w:r>
      <w:r>
        <w:rPr>
          <w:lang w:eastAsia="ko-KR"/>
        </w:rPr>
        <w:t xml:space="preserve"> (</w:t>
      </w:r>
      <w:r>
        <w:rPr>
          <w:lang w:eastAsia="ko-KR"/>
        </w:rPr>
        <w:t>삼각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실현</w:t>
      </w:r>
      <w:r>
        <w:rPr>
          <w:lang w:eastAsia="ko-KR"/>
        </w:rPr>
        <w:t xml:space="preserve">): - </w:t>
      </w:r>
      <w:r>
        <w:rPr>
          <w:b/>
          <w:bCs/>
          <w:lang w:eastAsia="ko-KR"/>
        </w:rPr>
        <w:t>팀</w:t>
      </w:r>
      <w:r>
        <w:rPr>
          <w:b/>
          <w:bCs/>
          <w:lang w:eastAsia="ko-KR"/>
        </w:rPr>
        <w:t xml:space="preserve"> A</w:t>
      </w:r>
      <w:r>
        <w:rPr>
          <w:lang w:eastAsia="ko-KR"/>
        </w:rPr>
        <w:t>: “</w:t>
      </w:r>
      <w:r>
        <w:rPr>
          <w:lang w:eastAsia="ko-KR"/>
        </w:rPr>
        <w:t>고등학생</w:t>
      </w:r>
      <w:r>
        <w:rPr>
          <w:lang w:eastAsia="ko-KR"/>
        </w:rPr>
        <w:t xml:space="preserve"> </w:t>
      </w:r>
      <w:r>
        <w:rPr>
          <w:lang w:eastAsia="ko-KR"/>
        </w:rPr>
        <w:t>우울증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” - </w:t>
      </w:r>
      <w:r>
        <w:rPr>
          <w:lang w:eastAsia="ko-KR"/>
        </w:rPr>
        <w:t>뇌</w:t>
      </w:r>
      <w:r>
        <w:rPr>
          <w:lang w:eastAsia="ko-KR"/>
        </w:rPr>
        <w:t xml:space="preserve">: fMRI </w:t>
      </w:r>
      <w:proofErr w:type="spellStart"/>
      <w:r>
        <w:rPr>
          <w:lang w:eastAsia="ko-KR"/>
        </w:rPr>
        <w:t>전전두엽</w:t>
      </w:r>
      <w:proofErr w:type="spellEnd"/>
      <w:r>
        <w:rPr>
          <w:lang w:eastAsia="ko-KR"/>
        </w:rPr>
        <w:t>-</w:t>
      </w:r>
      <w:proofErr w:type="spellStart"/>
      <w:r>
        <w:rPr>
          <w:lang w:eastAsia="ko-KR"/>
        </w:rPr>
        <w:t>편도체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연결성</w:t>
      </w:r>
      <w:r>
        <w:rPr>
          <w:lang w:eastAsia="ko-KR"/>
        </w:rPr>
        <w:t xml:space="preserve"> (</w:t>
      </w:r>
      <w:r>
        <w:rPr>
          <w:lang w:eastAsia="ko-KR"/>
        </w:rPr>
        <w:t>차지욱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) - </w:t>
      </w:r>
      <w:r>
        <w:rPr>
          <w:lang w:eastAsia="ko-KR"/>
        </w:rPr>
        <w:t>행동</w:t>
      </w:r>
      <w:r>
        <w:rPr>
          <w:lang w:eastAsia="ko-KR"/>
        </w:rPr>
        <w:t xml:space="preserve">: </w:t>
      </w:r>
      <w:r>
        <w:rPr>
          <w:lang w:eastAsia="ko-KR"/>
        </w:rPr>
        <w:t>종단</w:t>
      </w:r>
      <w:r>
        <w:rPr>
          <w:lang w:eastAsia="ko-KR"/>
        </w:rPr>
        <w:t xml:space="preserve"> </w:t>
      </w:r>
      <w:r>
        <w:rPr>
          <w:lang w:eastAsia="ko-KR"/>
        </w:rPr>
        <w:t>우울</w:t>
      </w:r>
      <w:r>
        <w:rPr>
          <w:lang w:eastAsia="ko-KR"/>
        </w:rPr>
        <w:t xml:space="preserve"> </w:t>
      </w:r>
      <w:r>
        <w:rPr>
          <w:lang w:eastAsia="ko-KR"/>
        </w:rPr>
        <w:t>증상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</w:t>
      </w:r>
      <w:r>
        <w:rPr>
          <w:lang w:eastAsia="ko-KR"/>
        </w:rPr>
        <w:t>이해연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) - </w:t>
      </w:r>
      <w:r>
        <w:rPr>
          <w:lang w:eastAsia="ko-KR"/>
        </w:rPr>
        <w:t>언어</w:t>
      </w:r>
      <w:r>
        <w:rPr>
          <w:lang w:eastAsia="ko-KR"/>
        </w:rPr>
        <w:t xml:space="preserve">: LLM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일기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>)</w:t>
      </w:r>
    </w:p>
    <w:p w14:paraId="6B285EAD" w14:textId="77777777" w:rsidR="0086121F" w:rsidRDefault="00C328A1">
      <w:pPr>
        <w:pStyle w:val="Compact"/>
        <w:numPr>
          <w:ilvl w:val="0"/>
          <w:numId w:val="45"/>
        </w:numPr>
        <w:rPr>
          <w:lang w:eastAsia="ko-KR"/>
        </w:rPr>
      </w:pPr>
      <w:r>
        <w:rPr>
          <w:b/>
          <w:bCs/>
          <w:lang w:eastAsia="ko-KR"/>
        </w:rPr>
        <w:t>팀</w:t>
      </w:r>
      <w:r>
        <w:rPr>
          <w:b/>
          <w:bCs/>
          <w:lang w:eastAsia="ko-KR"/>
        </w:rPr>
        <w:t xml:space="preserve"> B</w:t>
      </w:r>
      <w:r>
        <w:rPr>
          <w:lang w:eastAsia="ko-KR"/>
        </w:rPr>
        <w:t>: “</w:t>
      </w:r>
      <w:r>
        <w:rPr>
          <w:lang w:eastAsia="ko-KR"/>
        </w:rPr>
        <w:t>중학생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회복탄력성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>”</w:t>
      </w:r>
    </w:p>
    <w:p w14:paraId="06C50844" w14:textId="77777777" w:rsidR="0086121F" w:rsidRDefault="00C328A1">
      <w:pPr>
        <w:pStyle w:val="Compact"/>
        <w:numPr>
          <w:ilvl w:val="1"/>
          <w:numId w:val="46"/>
        </w:numPr>
        <w:rPr>
          <w:lang w:eastAsia="ko-KR"/>
        </w:rPr>
      </w:pPr>
      <w:r>
        <w:rPr>
          <w:lang w:eastAsia="ko-KR"/>
        </w:rPr>
        <w:t>행동</w:t>
      </w:r>
      <w:r>
        <w:rPr>
          <w:lang w:eastAsia="ko-KR"/>
        </w:rPr>
        <w:t xml:space="preserve">: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마인드셋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 (</w:t>
      </w:r>
      <w:r>
        <w:rPr>
          <w:lang w:eastAsia="ko-KR"/>
        </w:rPr>
        <w:t>이해연</w:t>
      </w:r>
      <w:r>
        <w:rPr>
          <w:lang w:eastAsia="ko-KR"/>
        </w:rPr>
        <w:t xml:space="preserve"> Nature 2022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4FDABE17" w14:textId="77777777" w:rsidR="0086121F" w:rsidRDefault="00C328A1">
      <w:pPr>
        <w:pStyle w:val="Compact"/>
        <w:numPr>
          <w:ilvl w:val="1"/>
          <w:numId w:val="46"/>
        </w:numPr>
        <w:rPr>
          <w:lang w:eastAsia="ko-KR"/>
        </w:rPr>
      </w:pPr>
      <w:r>
        <w:rPr>
          <w:lang w:eastAsia="ko-KR"/>
        </w:rPr>
        <w:t>언어</w:t>
      </w:r>
      <w:r>
        <w:rPr>
          <w:lang w:eastAsia="ko-KR"/>
        </w:rPr>
        <w:t xml:space="preserve">: </w:t>
      </w:r>
      <w:r>
        <w:rPr>
          <w:lang w:eastAsia="ko-KR"/>
        </w:rPr>
        <w:t>서사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워크숍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서사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15BB6AB3" w14:textId="77777777" w:rsidR="0086121F" w:rsidRDefault="00C328A1">
      <w:pPr>
        <w:pStyle w:val="Compact"/>
        <w:numPr>
          <w:ilvl w:val="1"/>
          <w:numId w:val="46"/>
        </w:numPr>
        <w:rPr>
          <w:lang w:eastAsia="ko-KR"/>
        </w:rPr>
      </w:pPr>
      <w:r>
        <w:rPr>
          <w:lang w:eastAsia="ko-KR"/>
        </w:rPr>
        <w:t>뇌</w:t>
      </w:r>
      <w:r>
        <w:rPr>
          <w:lang w:eastAsia="ko-KR"/>
        </w:rPr>
        <w:t xml:space="preserve">: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전후</w:t>
      </w:r>
      <w:r>
        <w:rPr>
          <w:lang w:eastAsia="ko-KR"/>
        </w:rPr>
        <w:t xml:space="preserve"> fMRI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(</w:t>
      </w:r>
      <w:r>
        <w:rPr>
          <w:lang w:eastAsia="ko-KR"/>
        </w:rPr>
        <w:t>차지욱</w:t>
      </w:r>
      <w:r>
        <w:rPr>
          <w:lang w:eastAsia="ko-KR"/>
        </w:rPr>
        <w:t xml:space="preserve"> </w:t>
      </w:r>
      <w:r>
        <w:rPr>
          <w:lang w:eastAsia="ko-KR"/>
        </w:rPr>
        <w:t>자문</w:t>
      </w:r>
      <w:r>
        <w:rPr>
          <w:lang w:eastAsia="ko-KR"/>
        </w:rPr>
        <w:t>)</w:t>
      </w:r>
    </w:p>
    <w:p w14:paraId="51F90F8C" w14:textId="77777777" w:rsidR="0086121F" w:rsidRDefault="00C328A1">
      <w:pPr>
        <w:pStyle w:val="Compact"/>
        <w:numPr>
          <w:ilvl w:val="0"/>
          <w:numId w:val="45"/>
        </w:numPr>
        <w:rPr>
          <w:lang w:eastAsia="ko-KR"/>
        </w:rPr>
      </w:pPr>
      <w:r>
        <w:rPr>
          <w:b/>
          <w:bCs/>
          <w:lang w:eastAsia="ko-KR"/>
        </w:rPr>
        <w:t>팀</w:t>
      </w:r>
      <w:r>
        <w:rPr>
          <w:b/>
          <w:bCs/>
          <w:lang w:eastAsia="ko-KR"/>
        </w:rPr>
        <w:t xml:space="preserve"> C</w:t>
      </w:r>
      <w:r>
        <w:rPr>
          <w:lang w:eastAsia="ko-KR"/>
        </w:rPr>
        <w:t>: “</w:t>
      </w:r>
      <w:r>
        <w:rPr>
          <w:lang w:eastAsia="ko-KR"/>
        </w:rPr>
        <w:t>학교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  <w:r>
        <w:rPr>
          <w:lang w:eastAsia="ko-KR"/>
        </w:rPr>
        <w:t>”</w:t>
      </w:r>
    </w:p>
    <w:p w14:paraId="5AD64261" w14:textId="77777777" w:rsidR="0086121F" w:rsidRDefault="00C328A1">
      <w:pPr>
        <w:pStyle w:val="Compact"/>
        <w:numPr>
          <w:ilvl w:val="1"/>
          <w:numId w:val="47"/>
        </w:numPr>
      </w:pPr>
      <w:proofErr w:type="spellStart"/>
      <w:r>
        <w:t>공간</w:t>
      </w:r>
      <w:proofErr w:type="spellEnd"/>
      <w:r>
        <w:t xml:space="preserve">: Nature Cities </w:t>
      </w:r>
      <w:proofErr w:type="spellStart"/>
      <w:r>
        <w:t>연구</w:t>
      </w:r>
      <w:proofErr w:type="spellEnd"/>
      <w:r>
        <w:t xml:space="preserve"> </w:t>
      </w:r>
      <w:r>
        <w:t>기반</w:t>
      </w:r>
      <w:r>
        <w:t xml:space="preserve"> </w:t>
      </w:r>
      <w:r>
        <w:t>학교</w:t>
      </w:r>
      <w:r>
        <w:t xml:space="preserve"> </w:t>
      </w:r>
      <w:r>
        <w:t>건축</w:t>
      </w:r>
    </w:p>
    <w:p w14:paraId="68BD58E1" w14:textId="77777777" w:rsidR="0086121F" w:rsidRDefault="00C328A1">
      <w:pPr>
        <w:pStyle w:val="Compact"/>
        <w:numPr>
          <w:ilvl w:val="1"/>
          <w:numId w:val="47"/>
        </w:numPr>
        <w:rPr>
          <w:lang w:eastAsia="ko-KR"/>
        </w:rPr>
      </w:pPr>
      <w:r>
        <w:rPr>
          <w:lang w:eastAsia="ko-KR"/>
        </w:rPr>
        <w:t>프로그램</w:t>
      </w:r>
      <w:r>
        <w:rPr>
          <w:lang w:eastAsia="ko-KR"/>
        </w:rPr>
        <w:t xml:space="preserve">: </w:t>
      </w:r>
      <w:r>
        <w:rPr>
          <w:lang w:eastAsia="ko-KR"/>
        </w:rPr>
        <w:t>마인드셋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+ </w:t>
      </w:r>
      <w:r>
        <w:rPr>
          <w:lang w:eastAsia="ko-KR"/>
        </w:rPr>
        <w:t>서사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</w:p>
    <w:p w14:paraId="4307A12E" w14:textId="77777777" w:rsidR="0086121F" w:rsidRDefault="00C328A1">
      <w:pPr>
        <w:pStyle w:val="Compact"/>
        <w:numPr>
          <w:ilvl w:val="1"/>
          <w:numId w:val="47"/>
        </w:numPr>
        <w:rPr>
          <w:lang w:eastAsia="ko-KR"/>
        </w:rPr>
      </w:pPr>
      <w:r>
        <w:rPr>
          <w:lang w:eastAsia="ko-KR"/>
        </w:rPr>
        <w:t>평가</w:t>
      </w:r>
      <w:r>
        <w:rPr>
          <w:lang w:eastAsia="ko-KR"/>
        </w:rPr>
        <w:t xml:space="preserve">: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페노타이핑으로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16BF3BB4" w14:textId="77777777" w:rsidR="0086121F" w:rsidRDefault="00C328A1">
      <w:pPr>
        <w:pStyle w:val="Heading3"/>
      </w:pPr>
      <w:bookmarkStart w:id="55" w:name="나.-협업적-팀티칭의-실제"/>
      <w:bookmarkEnd w:id="35"/>
      <w:bookmarkEnd w:id="54"/>
      <w:r>
        <w:t>나</w:t>
      </w:r>
      <w:r>
        <w:t xml:space="preserve">. </w:t>
      </w:r>
      <w:r>
        <w:t>협업적</w:t>
      </w:r>
      <w:r>
        <w:t xml:space="preserve"> </w:t>
      </w:r>
      <w:r>
        <w:t>팀티칭의</w:t>
      </w:r>
      <w:r>
        <w:t xml:space="preserve"> </w:t>
      </w:r>
      <w:r>
        <w:t>실제</w:t>
      </w:r>
    </w:p>
    <w:p w14:paraId="416221A3" w14:textId="77777777" w:rsidR="0086121F" w:rsidRDefault="00C328A1">
      <w:pPr>
        <w:pStyle w:val="Heading4"/>
      </w:pPr>
      <w:bookmarkStart w:id="56" w:name="매주-공동-참여-collaborative-co-teaching"/>
      <w:r>
        <w:t xml:space="preserve">1) </w:t>
      </w:r>
      <w:r>
        <w:t>매주</w:t>
      </w:r>
      <w:r>
        <w:t xml:space="preserve"> </w:t>
      </w:r>
      <w:r>
        <w:t>공동</w:t>
      </w:r>
      <w:r>
        <w:t xml:space="preserve"> </w:t>
      </w:r>
      <w:r>
        <w:t>참여</w:t>
      </w:r>
      <w:r>
        <w:t xml:space="preserve"> (Collaborative Co-Teaching)</w:t>
      </w:r>
    </w:p>
    <w:p w14:paraId="6CB13B5C" w14:textId="77777777" w:rsidR="0086121F" w:rsidRDefault="00C328A1">
      <w:pPr>
        <w:pStyle w:val="Compact"/>
        <w:numPr>
          <w:ilvl w:val="0"/>
          <w:numId w:val="48"/>
        </w:numPr>
        <w:rPr>
          <w:lang w:eastAsia="ko-KR"/>
        </w:rPr>
      </w:pPr>
      <w:r>
        <w:rPr>
          <w:b/>
          <w:bCs/>
          <w:lang w:eastAsia="ko-KR"/>
        </w:rPr>
        <w:t>3</w:t>
      </w:r>
      <w:r>
        <w:rPr>
          <w:b/>
          <w:bCs/>
          <w:lang w:eastAsia="ko-KR"/>
        </w:rPr>
        <w:t>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전원이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매주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강의실에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함께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있음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옵저버가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능동적</w:t>
      </w:r>
      <w:r>
        <w:rPr>
          <w:lang w:eastAsia="ko-KR"/>
        </w:rPr>
        <w:t xml:space="preserve"> </w:t>
      </w:r>
      <w:r>
        <w:rPr>
          <w:lang w:eastAsia="ko-KR"/>
        </w:rPr>
        <w:t>참여자</w:t>
      </w:r>
      <w:r>
        <w:rPr>
          <w:lang w:eastAsia="ko-KR"/>
        </w:rPr>
        <w:t>)</w:t>
      </w:r>
    </w:p>
    <w:p w14:paraId="663F2DC2" w14:textId="77777777" w:rsidR="0086121F" w:rsidRDefault="00C328A1">
      <w:pPr>
        <w:pStyle w:val="Compact"/>
        <w:numPr>
          <w:ilvl w:val="0"/>
          <w:numId w:val="48"/>
        </w:numPr>
      </w:pPr>
      <w:proofErr w:type="spellStart"/>
      <w:r>
        <w:rPr>
          <w:b/>
          <w:bCs/>
        </w:rPr>
        <w:t>실시간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대화와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질문</w:t>
      </w:r>
      <w:proofErr w:type="spellEnd"/>
      <w:r>
        <w:t>:</w:t>
      </w:r>
    </w:p>
    <w:p w14:paraId="20CB568D" w14:textId="77777777" w:rsidR="0086121F" w:rsidRDefault="00C328A1">
      <w:pPr>
        <w:pStyle w:val="Compact"/>
        <w:numPr>
          <w:ilvl w:val="1"/>
          <w:numId w:val="49"/>
        </w:numPr>
        <w:rPr>
          <w:lang w:eastAsia="ko-KR"/>
        </w:rPr>
      </w:pPr>
      <w:r>
        <w:rPr>
          <w:lang w:eastAsia="ko-KR"/>
        </w:rPr>
        <w:t xml:space="preserve">A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→ B </w:t>
      </w:r>
      <w:r>
        <w:rPr>
          <w:lang w:eastAsia="ko-KR"/>
        </w:rPr>
        <w:t>교수가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→ C </w:t>
      </w:r>
      <w:r>
        <w:rPr>
          <w:lang w:eastAsia="ko-KR"/>
        </w:rPr>
        <w:t>교수가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→ </w:t>
      </w:r>
      <w:r>
        <w:rPr>
          <w:lang w:eastAsia="ko-KR"/>
        </w:rPr>
        <w:t>학생들이</w:t>
      </w:r>
      <w:r>
        <w:rPr>
          <w:lang w:eastAsia="ko-KR"/>
        </w:rPr>
        <w:t xml:space="preserve"> </w:t>
      </w:r>
      <w:r>
        <w:rPr>
          <w:lang w:eastAsia="ko-KR"/>
        </w:rPr>
        <w:t>목격</w:t>
      </w:r>
    </w:p>
    <w:p w14:paraId="33C4285B" w14:textId="77777777" w:rsidR="0086121F" w:rsidRDefault="00C328A1">
      <w:pPr>
        <w:pStyle w:val="Compact"/>
        <w:numPr>
          <w:ilvl w:val="1"/>
          <w:numId w:val="49"/>
        </w:numPr>
        <w:rPr>
          <w:lang w:eastAsia="ko-KR"/>
        </w:rPr>
      </w:pP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차지욱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“</w:t>
      </w:r>
      <w:proofErr w:type="spellStart"/>
      <w:r>
        <w:rPr>
          <w:lang w:eastAsia="ko-KR"/>
        </w:rPr>
        <w:t>전전두엽이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미성숙</w:t>
      </w:r>
      <w:r>
        <w:rPr>
          <w:lang w:eastAsia="ko-KR"/>
        </w:rPr>
        <w:t xml:space="preserve">…” → </w:t>
      </w:r>
      <w:r>
        <w:rPr>
          <w:lang w:eastAsia="ko-KR"/>
        </w:rPr>
        <w:t>이해연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“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청소년이</w:t>
      </w:r>
      <w:r>
        <w:rPr>
          <w:lang w:eastAsia="ko-KR"/>
        </w:rPr>
        <w:t xml:space="preserve"> </w:t>
      </w:r>
      <w:r>
        <w:rPr>
          <w:lang w:eastAsia="ko-KR"/>
        </w:rPr>
        <w:t>충동적인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하나요</w:t>
      </w:r>
      <w:r>
        <w:rPr>
          <w:lang w:eastAsia="ko-KR"/>
        </w:rPr>
        <w:t xml:space="preserve">?” → 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“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표현하도록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돕으면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전전두엽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인지</w:t>
      </w:r>
      <w:r>
        <w:rPr>
          <w:lang w:eastAsia="ko-KR"/>
        </w:rPr>
        <w:t xml:space="preserve"> </w:t>
      </w:r>
      <w:r>
        <w:rPr>
          <w:lang w:eastAsia="ko-KR"/>
        </w:rPr>
        <w:t>재평가</w:t>
      </w:r>
      <w:r>
        <w:rPr>
          <w:lang w:eastAsia="ko-KR"/>
        </w:rPr>
        <w:t xml:space="preserve"> </w:t>
      </w:r>
      <w:r>
        <w:rPr>
          <w:lang w:eastAsia="ko-KR"/>
        </w:rPr>
        <w:t>회로가</w:t>
      </w:r>
      <w:r>
        <w:rPr>
          <w:lang w:eastAsia="ko-KR"/>
        </w:rPr>
        <w:t xml:space="preserve"> </w:t>
      </w:r>
      <w:r>
        <w:rPr>
          <w:lang w:eastAsia="ko-KR"/>
        </w:rPr>
        <w:t>활성화되지</w:t>
      </w:r>
      <w:r>
        <w:rPr>
          <w:lang w:eastAsia="ko-KR"/>
        </w:rPr>
        <w:t xml:space="preserve"> </w:t>
      </w:r>
      <w:r>
        <w:rPr>
          <w:lang w:eastAsia="ko-KR"/>
        </w:rPr>
        <w:t>않을까요</w:t>
      </w:r>
      <w:r>
        <w:rPr>
          <w:lang w:eastAsia="ko-KR"/>
        </w:rPr>
        <w:t xml:space="preserve">?” → </w:t>
      </w:r>
      <w:r>
        <w:rPr>
          <w:lang w:eastAsia="ko-KR"/>
        </w:rPr>
        <w:t>차지욱</w:t>
      </w:r>
      <w:r>
        <w:rPr>
          <w:lang w:eastAsia="ko-KR"/>
        </w:rPr>
        <w:t xml:space="preserve"> “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가설입니다</w:t>
      </w:r>
      <w:r>
        <w:rPr>
          <w:lang w:eastAsia="ko-KR"/>
        </w:rPr>
        <w:t>! fMRI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측정해봅시다</w:t>
      </w:r>
      <w:r>
        <w:rPr>
          <w:lang w:eastAsia="ko-KR"/>
        </w:rPr>
        <w:t>!”</w:t>
      </w:r>
    </w:p>
    <w:p w14:paraId="074CE954" w14:textId="77777777" w:rsidR="0086121F" w:rsidRDefault="00C328A1">
      <w:pPr>
        <w:pStyle w:val="Heading4"/>
      </w:pPr>
      <w:bookmarkStart w:id="57" w:name="주별-역할-분담"/>
      <w:bookmarkEnd w:id="56"/>
      <w:r>
        <w:t xml:space="preserve">2) </w:t>
      </w:r>
      <w:proofErr w:type="spellStart"/>
      <w:r>
        <w:t>주별</w:t>
      </w:r>
      <w:proofErr w:type="spellEnd"/>
      <w:r>
        <w:t xml:space="preserve"> </w:t>
      </w:r>
      <w:proofErr w:type="spellStart"/>
      <w:r>
        <w:t>역할</w:t>
      </w:r>
      <w:proofErr w:type="spellEnd"/>
      <w:r>
        <w:t xml:space="preserve"> </w:t>
      </w:r>
      <w:proofErr w:type="spellStart"/>
      <w:r>
        <w:t>분담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67"/>
        <w:gridCol w:w="1775"/>
        <w:gridCol w:w="1614"/>
        <w:gridCol w:w="1776"/>
        <w:gridCol w:w="1614"/>
        <w:gridCol w:w="1614"/>
      </w:tblGrid>
      <w:tr w:rsidR="0086121F" w14:paraId="1A3BFA93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2C9FECD2" w14:textId="77777777" w:rsidR="0086121F" w:rsidRDefault="00C328A1">
            <w:pPr>
              <w:pStyle w:val="Compact"/>
            </w:pPr>
            <w:r>
              <w:t>주차</w:t>
            </w:r>
          </w:p>
        </w:tc>
        <w:tc>
          <w:tcPr>
            <w:tcW w:w="1502" w:type="dxa"/>
          </w:tcPr>
          <w:p w14:paraId="0E4CFBB3" w14:textId="77777777" w:rsidR="0086121F" w:rsidRDefault="00C328A1">
            <w:pPr>
              <w:pStyle w:val="Compact"/>
            </w:pPr>
            <w:r>
              <w:t xml:space="preserve">Lead </w:t>
            </w:r>
            <w:r>
              <w:t>교수</w:t>
            </w:r>
          </w:p>
        </w:tc>
        <w:tc>
          <w:tcPr>
            <w:tcW w:w="1365" w:type="dxa"/>
          </w:tcPr>
          <w:p w14:paraId="3A60B97A" w14:textId="77777777" w:rsidR="0086121F" w:rsidRDefault="00C328A1">
            <w:pPr>
              <w:pStyle w:val="Compact"/>
            </w:pPr>
            <w:r>
              <w:t>강의</w:t>
            </w:r>
            <w:r>
              <w:t xml:space="preserve"> </w:t>
            </w:r>
            <w:r>
              <w:t>시간</w:t>
            </w:r>
          </w:p>
        </w:tc>
        <w:tc>
          <w:tcPr>
            <w:tcW w:w="1502" w:type="dxa"/>
          </w:tcPr>
          <w:p w14:paraId="2BB840AF" w14:textId="77777777" w:rsidR="0086121F" w:rsidRDefault="00C328A1">
            <w:pPr>
              <w:pStyle w:val="Compact"/>
            </w:pPr>
            <w:r>
              <w:t xml:space="preserve">Guest </w:t>
            </w:r>
            <w:r>
              <w:t>교수</w:t>
            </w:r>
          </w:p>
        </w:tc>
        <w:tc>
          <w:tcPr>
            <w:tcW w:w="1365" w:type="dxa"/>
          </w:tcPr>
          <w:p w14:paraId="5696385D" w14:textId="77777777" w:rsidR="0086121F" w:rsidRDefault="00C328A1">
            <w:pPr>
              <w:pStyle w:val="Compact"/>
            </w:pPr>
            <w:r>
              <w:t>참여</w:t>
            </w:r>
            <w:r>
              <w:t xml:space="preserve"> </w:t>
            </w:r>
            <w:r>
              <w:t>시간</w:t>
            </w:r>
          </w:p>
        </w:tc>
        <w:tc>
          <w:tcPr>
            <w:tcW w:w="1365" w:type="dxa"/>
          </w:tcPr>
          <w:p w14:paraId="5BFD29DD" w14:textId="77777777" w:rsidR="0086121F" w:rsidRDefault="00C328A1">
            <w:pPr>
              <w:pStyle w:val="Compact"/>
            </w:pPr>
            <w:r>
              <w:t>패널</w:t>
            </w:r>
            <w:r>
              <w:t xml:space="preserve"> </w:t>
            </w:r>
            <w:r>
              <w:t>토론</w:t>
            </w:r>
          </w:p>
        </w:tc>
      </w:tr>
      <w:tr w:rsidR="0086121F" w14:paraId="6526BED0" w14:textId="77777777">
        <w:tc>
          <w:tcPr>
            <w:tcW w:w="819" w:type="dxa"/>
          </w:tcPr>
          <w:p w14:paraId="0A08937A" w14:textId="77777777" w:rsidR="0086121F" w:rsidRDefault="00C328A1">
            <w:pPr>
              <w:pStyle w:val="Compact"/>
            </w:pPr>
            <w:r>
              <w:lastRenderedPageBreak/>
              <w:t>1-2</w:t>
            </w:r>
          </w:p>
        </w:tc>
        <w:tc>
          <w:tcPr>
            <w:tcW w:w="1502" w:type="dxa"/>
          </w:tcPr>
          <w:p w14:paraId="060E5A09" w14:textId="77777777" w:rsidR="0086121F" w:rsidRDefault="00C328A1">
            <w:pPr>
              <w:pStyle w:val="Compact"/>
            </w:pPr>
            <w:r>
              <w:t>이해연</w:t>
            </w:r>
          </w:p>
        </w:tc>
        <w:tc>
          <w:tcPr>
            <w:tcW w:w="1365" w:type="dxa"/>
          </w:tcPr>
          <w:p w14:paraId="6FA0ACE9" w14:textId="77777777" w:rsidR="0086121F" w:rsidRDefault="00C328A1">
            <w:pPr>
              <w:pStyle w:val="Compact"/>
            </w:pPr>
            <w:r>
              <w:t>1.5</w:t>
            </w:r>
            <w:r>
              <w:t>시간</w:t>
            </w:r>
          </w:p>
        </w:tc>
        <w:tc>
          <w:tcPr>
            <w:tcW w:w="1502" w:type="dxa"/>
          </w:tcPr>
          <w:p w14:paraId="021655D8" w14:textId="77777777" w:rsidR="0086121F" w:rsidRDefault="00C328A1">
            <w:pPr>
              <w:pStyle w:val="Compact"/>
            </w:pPr>
            <w:r>
              <w:t>차지욱</w:t>
            </w:r>
            <w:r>
              <w:t xml:space="preserve">, </w:t>
            </w:r>
            <w:r>
              <w:t>전현애</w:t>
            </w:r>
          </w:p>
        </w:tc>
        <w:tc>
          <w:tcPr>
            <w:tcW w:w="1365" w:type="dxa"/>
          </w:tcPr>
          <w:p w14:paraId="2DE7E1DD" w14:textId="77777777" w:rsidR="0086121F" w:rsidRDefault="00C328A1">
            <w:pPr>
              <w:pStyle w:val="Compact"/>
            </w:pPr>
            <w:r>
              <w:t>각</w:t>
            </w:r>
            <w:r>
              <w:t xml:space="preserve"> 30</w:t>
            </w:r>
            <w:r>
              <w:t>분</w:t>
            </w:r>
          </w:p>
        </w:tc>
        <w:tc>
          <w:tcPr>
            <w:tcW w:w="1365" w:type="dxa"/>
          </w:tcPr>
          <w:p w14:paraId="33D09D13" w14:textId="77777777" w:rsidR="0086121F" w:rsidRDefault="00C328A1">
            <w:pPr>
              <w:pStyle w:val="Compact"/>
            </w:pPr>
            <w:r>
              <w:t>전원</w:t>
            </w:r>
            <w:r>
              <w:t xml:space="preserve"> 30</w:t>
            </w:r>
            <w:r>
              <w:t>분</w:t>
            </w:r>
          </w:p>
        </w:tc>
      </w:tr>
      <w:tr w:rsidR="0086121F" w14:paraId="6C8FF34D" w14:textId="77777777">
        <w:tc>
          <w:tcPr>
            <w:tcW w:w="819" w:type="dxa"/>
          </w:tcPr>
          <w:p w14:paraId="1A731465" w14:textId="77777777" w:rsidR="0086121F" w:rsidRDefault="00C328A1">
            <w:pPr>
              <w:pStyle w:val="Compact"/>
            </w:pPr>
            <w:r>
              <w:t>3-5</w:t>
            </w:r>
          </w:p>
        </w:tc>
        <w:tc>
          <w:tcPr>
            <w:tcW w:w="1502" w:type="dxa"/>
          </w:tcPr>
          <w:p w14:paraId="4BE23092" w14:textId="77777777" w:rsidR="0086121F" w:rsidRDefault="00C328A1">
            <w:pPr>
              <w:pStyle w:val="Compact"/>
            </w:pPr>
            <w:r>
              <w:t>차지욱</w:t>
            </w:r>
          </w:p>
        </w:tc>
        <w:tc>
          <w:tcPr>
            <w:tcW w:w="1365" w:type="dxa"/>
          </w:tcPr>
          <w:p w14:paraId="3F6E2EA0" w14:textId="77777777" w:rsidR="0086121F" w:rsidRDefault="00C328A1">
            <w:pPr>
              <w:pStyle w:val="Compact"/>
            </w:pPr>
            <w:r>
              <w:t>1.5</w:t>
            </w:r>
            <w:r>
              <w:t>시간</w:t>
            </w:r>
          </w:p>
        </w:tc>
        <w:tc>
          <w:tcPr>
            <w:tcW w:w="1502" w:type="dxa"/>
          </w:tcPr>
          <w:p w14:paraId="00FF84F3" w14:textId="77777777" w:rsidR="0086121F" w:rsidRDefault="00C328A1">
            <w:pPr>
              <w:pStyle w:val="Compact"/>
            </w:pPr>
            <w:r>
              <w:t>이해연</w:t>
            </w:r>
            <w:r>
              <w:t xml:space="preserve">, </w:t>
            </w:r>
            <w:r>
              <w:t>전현애</w:t>
            </w:r>
          </w:p>
        </w:tc>
        <w:tc>
          <w:tcPr>
            <w:tcW w:w="1365" w:type="dxa"/>
          </w:tcPr>
          <w:p w14:paraId="659C0311" w14:textId="77777777" w:rsidR="0086121F" w:rsidRDefault="00C328A1">
            <w:pPr>
              <w:pStyle w:val="Compact"/>
            </w:pPr>
            <w:r>
              <w:t>각</w:t>
            </w:r>
            <w:r>
              <w:t xml:space="preserve"> 15-30</w:t>
            </w:r>
            <w:r>
              <w:t>분</w:t>
            </w:r>
          </w:p>
        </w:tc>
        <w:tc>
          <w:tcPr>
            <w:tcW w:w="1365" w:type="dxa"/>
          </w:tcPr>
          <w:p w14:paraId="2D2E8423" w14:textId="77777777" w:rsidR="0086121F" w:rsidRDefault="00C328A1">
            <w:pPr>
              <w:pStyle w:val="Compact"/>
            </w:pPr>
            <w:r>
              <w:t>전원</w:t>
            </w:r>
            <w:r>
              <w:t xml:space="preserve"> 30</w:t>
            </w:r>
            <w:r>
              <w:t>분</w:t>
            </w:r>
          </w:p>
        </w:tc>
      </w:tr>
      <w:tr w:rsidR="0086121F" w14:paraId="3364A6F3" w14:textId="77777777">
        <w:tc>
          <w:tcPr>
            <w:tcW w:w="819" w:type="dxa"/>
          </w:tcPr>
          <w:p w14:paraId="6975C0D7" w14:textId="77777777" w:rsidR="0086121F" w:rsidRDefault="00C328A1">
            <w:pPr>
              <w:pStyle w:val="Compact"/>
            </w:pPr>
            <w:r>
              <w:t>6-8</w:t>
            </w:r>
          </w:p>
        </w:tc>
        <w:tc>
          <w:tcPr>
            <w:tcW w:w="1502" w:type="dxa"/>
          </w:tcPr>
          <w:p w14:paraId="6573D949" w14:textId="77777777" w:rsidR="0086121F" w:rsidRDefault="00C328A1">
            <w:pPr>
              <w:pStyle w:val="Compact"/>
            </w:pPr>
            <w:r>
              <w:t>전현애</w:t>
            </w:r>
          </w:p>
        </w:tc>
        <w:tc>
          <w:tcPr>
            <w:tcW w:w="1365" w:type="dxa"/>
          </w:tcPr>
          <w:p w14:paraId="2863B5EA" w14:textId="77777777" w:rsidR="0086121F" w:rsidRDefault="00C328A1">
            <w:pPr>
              <w:pStyle w:val="Compact"/>
            </w:pPr>
            <w:r>
              <w:t>1.5</w:t>
            </w:r>
            <w:r>
              <w:t>시간</w:t>
            </w:r>
          </w:p>
        </w:tc>
        <w:tc>
          <w:tcPr>
            <w:tcW w:w="1502" w:type="dxa"/>
          </w:tcPr>
          <w:p w14:paraId="1446972B" w14:textId="77777777" w:rsidR="0086121F" w:rsidRDefault="00C328A1">
            <w:pPr>
              <w:pStyle w:val="Compact"/>
            </w:pPr>
            <w:r>
              <w:t>차지욱</w:t>
            </w:r>
            <w:r>
              <w:t xml:space="preserve">, </w:t>
            </w:r>
            <w:r>
              <w:t>이해연</w:t>
            </w:r>
          </w:p>
        </w:tc>
        <w:tc>
          <w:tcPr>
            <w:tcW w:w="1365" w:type="dxa"/>
          </w:tcPr>
          <w:p w14:paraId="73221932" w14:textId="77777777" w:rsidR="0086121F" w:rsidRDefault="00C328A1">
            <w:pPr>
              <w:pStyle w:val="Compact"/>
            </w:pPr>
            <w:r>
              <w:t>각</w:t>
            </w:r>
            <w:r>
              <w:t xml:space="preserve"> 15-30</w:t>
            </w:r>
            <w:r>
              <w:t>분</w:t>
            </w:r>
          </w:p>
        </w:tc>
        <w:tc>
          <w:tcPr>
            <w:tcW w:w="1365" w:type="dxa"/>
          </w:tcPr>
          <w:p w14:paraId="7E2D856D" w14:textId="77777777" w:rsidR="0086121F" w:rsidRDefault="00C328A1">
            <w:pPr>
              <w:pStyle w:val="Compact"/>
            </w:pPr>
            <w:r>
              <w:t>전원</w:t>
            </w:r>
            <w:r>
              <w:t xml:space="preserve"> 30</w:t>
            </w:r>
            <w:r>
              <w:t>분</w:t>
            </w:r>
          </w:p>
        </w:tc>
      </w:tr>
      <w:tr w:rsidR="0086121F" w14:paraId="6D5F3938" w14:textId="77777777">
        <w:tc>
          <w:tcPr>
            <w:tcW w:w="819" w:type="dxa"/>
          </w:tcPr>
          <w:p w14:paraId="376597F6" w14:textId="77777777" w:rsidR="0086121F" w:rsidRDefault="00C328A1">
            <w:pPr>
              <w:pStyle w:val="Compact"/>
            </w:pPr>
            <w:r>
              <w:t>9-10</w:t>
            </w:r>
          </w:p>
        </w:tc>
        <w:tc>
          <w:tcPr>
            <w:tcW w:w="1502" w:type="dxa"/>
          </w:tcPr>
          <w:p w14:paraId="4F83907B" w14:textId="77777777" w:rsidR="0086121F" w:rsidRDefault="00C328A1">
            <w:pPr>
              <w:pStyle w:val="Compact"/>
            </w:pPr>
            <w:r>
              <w:t>이해연</w:t>
            </w:r>
          </w:p>
        </w:tc>
        <w:tc>
          <w:tcPr>
            <w:tcW w:w="1365" w:type="dxa"/>
          </w:tcPr>
          <w:p w14:paraId="054AAFE7" w14:textId="77777777" w:rsidR="0086121F" w:rsidRDefault="00C328A1">
            <w:pPr>
              <w:pStyle w:val="Compact"/>
            </w:pPr>
            <w:r>
              <w:t>1.5</w:t>
            </w:r>
            <w:r>
              <w:t>시간</w:t>
            </w:r>
          </w:p>
        </w:tc>
        <w:tc>
          <w:tcPr>
            <w:tcW w:w="1502" w:type="dxa"/>
          </w:tcPr>
          <w:p w14:paraId="1D4AF601" w14:textId="77777777" w:rsidR="0086121F" w:rsidRDefault="00C328A1">
            <w:pPr>
              <w:pStyle w:val="Compact"/>
            </w:pPr>
            <w:r>
              <w:t>차지욱</w:t>
            </w:r>
            <w:r>
              <w:t xml:space="preserve">, </w:t>
            </w:r>
            <w:r>
              <w:t>전현애</w:t>
            </w:r>
          </w:p>
        </w:tc>
        <w:tc>
          <w:tcPr>
            <w:tcW w:w="1365" w:type="dxa"/>
          </w:tcPr>
          <w:p w14:paraId="5FCC49F8" w14:textId="77777777" w:rsidR="0086121F" w:rsidRDefault="00C328A1">
            <w:pPr>
              <w:pStyle w:val="Compact"/>
            </w:pPr>
            <w:r>
              <w:t>각</w:t>
            </w:r>
            <w:r>
              <w:t xml:space="preserve"> 15</w:t>
            </w:r>
            <w:r>
              <w:t>분</w:t>
            </w:r>
          </w:p>
        </w:tc>
        <w:tc>
          <w:tcPr>
            <w:tcW w:w="1365" w:type="dxa"/>
          </w:tcPr>
          <w:p w14:paraId="3B3EA57B" w14:textId="77777777" w:rsidR="0086121F" w:rsidRDefault="00C328A1">
            <w:pPr>
              <w:pStyle w:val="Compact"/>
            </w:pPr>
            <w:r>
              <w:t>전원</w:t>
            </w:r>
            <w:r>
              <w:t xml:space="preserve"> 1.5</w:t>
            </w:r>
            <w:r>
              <w:t>시간</w:t>
            </w:r>
            <w:r>
              <w:t xml:space="preserve"> (</w:t>
            </w:r>
            <w:r>
              <w:t>발표</w:t>
            </w:r>
            <w:r>
              <w:t>)</w:t>
            </w:r>
          </w:p>
        </w:tc>
      </w:tr>
      <w:tr w:rsidR="0086121F" w14:paraId="4C54DB72" w14:textId="77777777">
        <w:tc>
          <w:tcPr>
            <w:tcW w:w="819" w:type="dxa"/>
          </w:tcPr>
          <w:p w14:paraId="79231BDE" w14:textId="77777777" w:rsidR="0086121F" w:rsidRDefault="00C328A1">
            <w:pPr>
              <w:pStyle w:val="Compact"/>
            </w:pPr>
            <w:r>
              <w:t>11-12</w:t>
            </w:r>
          </w:p>
        </w:tc>
        <w:tc>
          <w:tcPr>
            <w:tcW w:w="1502" w:type="dxa"/>
          </w:tcPr>
          <w:p w14:paraId="52F0FD85" w14:textId="77777777" w:rsidR="0086121F" w:rsidRDefault="00C328A1">
            <w:pPr>
              <w:pStyle w:val="Compact"/>
            </w:pPr>
            <w:r>
              <w:t>차지욱</w:t>
            </w:r>
            <w:r>
              <w:t>+</w:t>
            </w:r>
            <w:r>
              <w:t>전현애</w:t>
            </w:r>
          </w:p>
        </w:tc>
        <w:tc>
          <w:tcPr>
            <w:tcW w:w="1365" w:type="dxa"/>
          </w:tcPr>
          <w:p w14:paraId="023ACA7C" w14:textId="77777777" w:rsidR="0086121F" w:rsidRDefault="00C328A1">
            <w:pPr>
              <w:pStyle w:val="Compact"/>
            </w:pPr>
            <w:r>
              <w:t>각</w:t>
            </w:r>
            <w:r>
              <w:t xml:space="preserve"> 1</w:t>
            </w:r>
            <w:r>
              <w:t>시간</w:t>
            </w:r>
          </w:p>
        </w:tc>
        <w:tc>
          <w:tcPr>
            <w:tcW w:w="1502" w:type="dxa"/>
          </w:tcPr>
          <w:p w14:paraId="2476B17E" w14:textId="77777777" w:rsidR="0086121F" w:rsidRDefault="00C328A1">
            <w:pPr>
              <w:pStyle w:val="Compact"/>
            </w:pPr>
            <w:r>
              <w:t>이해연</w:t>
            </w:r>
          </w:p>
        </w:tc>
        <w:tc>
          <w:tcPr>
            <w:tcW w:w="1365" w:type="dxa"/>
          </w:tcPr>
          <w:p w14:paraId="7883FC53" w14:textId="77777777" w:rsidR="0086121F" w:rsidRDefault="00C328A1">
            <w:pPr>
              <w:pStyle w:val="Compact"/>
            </w:pPr>
            <w:r>
              <w:t>30</w:t>
            </w:r>
            <w:r>
              <w:t>분</w:t>
            </w:r>
          </w:p>
        </w:tc>
        <w:tc>
          <w:tcPr>
            <w:tcW w:w="1365" w:type="dxa"/>
          </w:tcPr>
          <w:p w14:paraId="7A73ECEB" w14:textId="77777777" w:rsidR="0086121F" w:rsidRDefault="00C328A1">
            <w:pPr>
              <w:pStyle w:val="Compact"/>
            </w:pPr>
            <w:r>
              <w:t>전원</w:t>
            </w:r>
            <w:r>
              <w:t xml:space="preserve"> 30</w:t>
            </w:r>
            <w:r>
              <w:t>분</w:t>
            </w:r>
          </w:p>
        </w:tc>
      </w:tr>
      <w:tr w:rsidR="0086121F" w14:paraId="39EFC461" w14:textId="77777777">
        <w:tc>
          <w:tcPr>
            <w:tcW w:w="819" w:type="dxa"/>
          </w:tcPr>
          <w:p w14:paraId="6E7389CA" w14:textId="77777777" w:rsidR="0086121F" w:rsidRDefault="00C328A1">
            <w:pPr>
              <w:pStyle w:val="Compact"/>
            </w:pPr>
            <w:r>
              <w:t>13-15</w:t>
            </w:r>
          </w:p>
        </w:tc>
        <w:tc>
          <w:tcPr>
            <w:tcW w:w="1502" w:type="dxa"/>
          </w:tcPr>
          <w:p w14:paraId="617A015E" w14:textId="77777777" w:rsidR="0086121F" w:rsidRDefault="00C328A1">
            <w:pPr>
              <w:pStyle w:val="Compact"/>
            </w:pPr>
            <w:r>
              <w:t>전원</w:t>
            </w:r>
            <w:r>
              <w:t xml:space="preserve"> </w:t>
            </w:r>
            <w:r>
              <w:t>공동</w:t>
            </w:r>
          </w:p>
        </w:tc>
        <w:tc>
          <w:tcPr>
            <w:tcW w:w="1365" w:type="dxa"/>
          </w:tcPr>
          <w:p w14:paraId="20935E13" w14:textId="77777777" w:rsidR="0086121F" w:rsidRDefault="00C328A1">
            <w:pPr>
              <w:pStyle w:val="Compact"/>
            </w:pPr>
            <w:r>
              <w:t>-</w:t>
            </w:r>
          </w:p>
        </w:tc>
        <w:tc>
          <w:tcPr>
            <w:tcW w:w="1502" w:type="dxa"/>
          </w:tcPr>
          <w:p w14:paraId="508CBA18" w14:textId="77777777" w:rsidR="0086121F" w:rsidRDefault="00C328A1">
            <w:pPr>
              <w:pStyle w:val="Compact"/>
            </w:pPr>
            <w:r>
              <w:t>-</w:t>
            </w:r>
          </w:p>
        </w:tc>
        <w:tc>
          <w:tcPr>
            <w:tcW w:w="1365" w:type="dxa"/>
          </w:tcPr>
          <w:p w14:paraId="41CC1797" w14:textId="77777777" w:rsidR="0086121F" w:rsidRDefault="00C328A1">
            <w:pPr>
              <w:pStyle w:val="Compact"/>
            </w:pPr>
            <w:r>
              <w:t>-</w:t>
            </w:r>
          </w:p>
        </w:tc>
        <w:tc>
          <w:tcPr>
            <w:tcW w:w="1365" w:type="dxa"/>
          </w:tcPr>
          <w:p w14:paraId="4DB1D2C6" w14:textId="77777777" w:rsidR="0086121F" w:rsidRDefault="00C328A1">
            <w:pPr>
              <w:pStyle w:val="Compact"/>
            </w:pPr>
            <w:r>
              <w:t>멘토링</w:t>
            </w:r>
            <w:r>
              <w:t xml:space="preserve"> + </w:t>
            </w:r>
            <w:r>
              <w:t>발표</w:t>
            </w:r>
          </w:p>
        </w:tc>
      </w:tr>
    </w:tbl>
    <w:p w14:paraId="3E4D9DE5" w14:textId="77777777" w:rsidR="0086121F" w:rsidRDefault="00C328A1">
      <w:pPr>
        <w:pStyle w:val="Heading4"/>
      </w:pPr>
      <w:bookmarkStart w:id="58" w:name="플립-러닝-flipped-learning"/>
      <w:bookmarkEnd w:id="57"/>
      <w:r>
        <w:t xml:space="preserve">3) </w:t>
      </w:r>
      <w:r>
        <w:t>플립</w:t>
      </w:r>
      <w:r>
        <w:t xml:space="preserve"> </w:t>
      </w:r>
      <w:r>
        <w:t>러닝</w:t>
      </w:r>
      <w:r>
        <w:t xml:space="preserve"> (Flipped Learning)</w:t>
      </w:r>
    </w:p>
    <w:p w14:paraId="42AF402B" w14:textId="77777777" w:rsidR="0086121F" w:rsidRDefault="00C328A1">
      <w:pPr>
        <w:pStyle w:val="Compact"/>
        <w:numPr>
          <w:ilvl w:val="0"/>
          <w:numId w:val="50"/>
        </w:numPr>
        <w:rPr>
          <w:lang w:eastAsia="ko-KR"/>
        </w:rPr>
      </w:pPr>
      <w:r>
        <w:rPr>
          <w:b/>
          <w:bCs/>
          <w:lang w:eastAsia="ko-KR"/>
        </w:rPr>
        <w:t>사전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학습</w:t>
      </w:r>
      <w:r>
        <w:rPr>
          <w:lang w:eastAsia="ko-KR"/>
        </w:rPr>
        <w:t xml:space="preserve">: </w:t>
      </w:r>
      <w:r>
        <w:rPr>
          <w:lang w:eastAsia="ko-KR"/>
        </w:rPr>
        <w:t>매주</w:t>
      </w:r>
      <w:r>
        <w:rPr>
          <w:lang w:eastAsia="ko-KR"/>
        </w:rPr>
        <w:t xml:space="preserve"> 15-20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녹화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(</w:t>
      </w:r>
      <w:r>
        <w:rPr>
          <w:lang w:eastAsia="ko-KR"/>
        </w:rPr>
        <w:t>개념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) </w:t>
      </w:r>
      <w:r>
        <w:rPr>
          <w:lang w:eastAsia="ko-KR"/>
        </w:rPr>
        <w:t>업로드</w:t>
      </w:r>
    </w:p>
    <w:p w14:paraId="583D93A0" w14:textId="77777777" w:rsidR="0086121F" w:rsidRDefault="00C328A1">
      <w:pPr>
        <w:pStyle w:val="Compact"/>
        <w:numPr>
          <w:ilvl w:val="0"/>
          <w:numId w:val="50"/>
        </w:numPr>
        <w:rPr>
          <w:lang w:eastAsia="ko-KR"/>
        </w:rPr>
      </w:pPr>
      <w:r>
        <w:rPr>
          <w:b/>
          <w:bCs/>
          <w:lang w:eastAsia="ko-KR"/>
        </w:rPr>
        <w:t>대면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강의</w:t>
      </w:r>
      <w:r>
        <w:rPr>
          <w:lang w:eastAsia="ko-KR"/>
        </w:rPr>
        <w:t xml:space="preserve">: </w:t>
      </w:r>
      <w:r>
        <w:rPr>
          <w:lang w:eastAsia="ko-KR"/>
        </w:rPr>
        <w:t>토론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활동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중심</w:t>
      </w:r>
    </w:p>
    <w:p w14:paraId="4D555171" w14:textId="77777777" w:rsidR="0086121F" w:rsidRDefault="00C328A1">
      <w:pPr>
        <w:pStyle w:val="Compact"/>
        <w:numPr>
          <w:ilvl w:val="0"/>
          <w:numId w:val="50"/>
        </w:numPr>
        <w:rPr>
          <w:lang w:eastAsia="ko-KR"/>
        </w:rPr>
      </w:pPr>
      <w:r>
        <w:rPr>
          <w:b/>
          <w:bCs/>
          <w:lang w:eastAsia="ko-KR"/>
        </w:rPr>
        <w:t xml:space="preserve">TA </w:t>
      </w:r>
      <w:r>
        <w:rPr>
          <w:b/>
          <w:bCs/>
          <w:lang w:eastAsia="ko-KR"/>
        </w:rPr>
        <w:t>지원</w:t>
      </w:r>
      <w:r>
        <w:rPr>
          <w:lang w:eastAsia="ko-KR"/>
        </w:rPr>
        <w:t xml:space="preserve">: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학생을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튜토리얼</w:t>
      </w:r>
      <w:r>
        <w:rPr>
          <w:lang w:eastAsia="ko-KR"/>
        </w:rPr>
        <w:t xml:space="preserve"> (</w:t>
      </w:r>
      <w:r>
        <w:rPr>
          <w:lang w:eastAsia="ko-KR"/>
        </w:rPr>
        <w:t>주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>, 90</w:t>
      </w:r>
      <w:r>
        <w:rPr>
          <w:lang w:eastAsia="ko-KR"/>
        </w:rPr>
        <w:t>분</w:t>
      </w:r>
      <w:r>
        <w:rPr>
          <w:lang w:eastAsia="ko-KR"/>
        </w:rPr>
        <w:t>)</w:t>
      </w:r>
    </w:p>
    <w:p w14:paraId="5D22409A" w14:textId="77777777" w:rsidR="0086121F" w:rsidRDefault="00C328A1">
      <w:pPr>
        <w:pStyle w:val="Heading4"/>
      </w:pPr>
      <w:bookmarkStart w:id="59" w:name="프로젝트-기반-협업-학습"/>
      <w:bookmarkEnd w:id="58"/>
      <w:r>
        <w:t xml:space="preserve">4)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협업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06154B03" w14:textId="77777777" w:rsidR="0086121F" w:rsidRDefault="00C328A1">
      <w:pPr>
        <w:pStyle w:val="Compact"/>
        <w:numPr>
          <w:ilvl w:val="0"/>
          <w:numId w:val="51"/>
        </w:numPr>
        <w:rPr>
          <w:lang w:eastAsia="ko-KR"/>
        </w:rPr>
      </w:pPr>
      <w:r>
        <w:rPr>
          <w:b/>
          <w:bCs/>
          <w:lang w:eastAsia="ko-KR"/>
        </w:rPr>
        <w:t>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다양성</w:t>
      </w:r>
      <w:r>
        <w:rPr>
          <w:lang w:eastAsia="ko-KR"/>
        </w:rPr>
        <w:t xml:space="preserve"> </w:t>
      </w:r>
      <w:r>
        <w:rPr>
          <w:lang w:eastAsia="ko-KR"/>
        </w:rPr>
        <w:t>고려</w:t>
      </w:r>
      <w:r>
        <w:rPr>
          <w:lang w:eastAsia="ko-KR"/>
        </w:rPr>
        <w:t xml:space="preserve"> (</w:t>
      </w:r>
      <w:r>
        <w:rPr>
          <w:lang w:eastAsia="ko-KR"/>
        </w:rPr>
        <w:t>심리</w:t>
      </w:r>
      <w:r>
        <w:rPr>
          <w:lang w:eastAsia="ko-KR"/>
        </w:rPr>
        <w:t xml:space="preserve">, </w:t>
      </w:r>
      <w:r>
        <w:rPr>
          <w:lang w:eastAsia="ko-KR"/>
        </w:rPr>
        <w:t>의학</w:t>
      </w:r>
      <w:r>
        <w:rPr>
          <w:lang w:eastAsia="ko-KR"/>
        </w:rPr>
        <w:t xml:space="preserve">, </w:t>
      </w:r>
      <w:r>
        <w:rPr>
          <w:lang w:eastAsia="ko-KR"/>
        </w:rPr>
        <w:t>공학</w:t>
      </w:r>
      <w:r>
        <w:rPr>
          <w:lang w:eastAsia="ko-KR"/>
        </w:rPr>
        <w:t xml:space="preserve">, </w:t>
      </w:r>
      <w:r>
        <w:rPr>
          <w:lang w:eastAsia="ko-KR"/>
        </w:rPr>
        <w:t>인문</w:t>
      </w:r>
      <w:r>
        <w:rPr>
          <w:lang w:eastAsia="ko-KR"/>
        </w:rPr>
        <w:t xml:space="preserve">, </w:t>
      </w:r>
      <w:r>
        <w:rPr>
          <w:lang w:eastAsia="ko-KR"/>
        </w:rPr>
        <w:t>사회학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>)</w:t>
      </w:r>
    </w:p>
    <w:p w14:paraId="79EB5740" w14:textId="77777777" w:rsidR="0086121F" w:rsidRDefault="00C328A1">
      <w:pPr>
        <w:pStyle w:val="Compact"/>
        <w:numPr>
          <w:ilvl w:val="0"/>
          <w:numId w:val="51"/>
        </w:numPr>
      </w:pPr>
      <w:proofErr w:type="spellStart"/>
      <w:r>
        <w:rPr>
          <w:b/>
          <w:bCs/>
        </w:rPr>
        <w:t>점진적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진행</w:t>
      </w:r>
      <w:proofErr w:type="spellEnd"/>
      <w:r>
        <w:t>:</w:t>
      </w:r>
    </w:p>
    <w:p w14:paraId="547F360C" w14:textId="77777777" w:rsidR="0086121F" w:rsidRDefault="00C328A1">
      <w:pPr>
        <w:pStyle w:val="Compact"/>
        <w:numPr>
          <w:ilvl w:val="1"/>
          <w:numId w:val="52"/>
        </w:numPr>
      </w:pPr>
      <w:r>
        <w:t xml:space="preserve">Week 2: </w:t>
      </w:r>
      <w:r>
        <w:t>연구</w:t>
      </w:r>
      <w:r>
        <w:t xml:space="preserve"> </w:t>
      </w:r>
      <w:r>
        <w:t>질문</w:t>
      </w:r>
      <w:r>
        <w:t xml:space="preserve"> </w:t>
      </w:r>
      <w:r>
        <w:t>초안</w:t>
      </w:r>
    </w:p>
    <w:p w14:paraId="2F4957AE" w14:textId="77777777" w:rsidR="0086121F" w:rsidRDefault="00C328A1">
      <w:pPr>
        <w:pStyle w:val="Compact"/>
        <w:numPr>
          <w:ilvl w:val="1"/>
          <w:numId w:val="52"/>
        </w:numPr>
        <w:rPr>
          <w:lang w:eastAsia="ko-KR"/>
        </w:rPr>
      </w:pPr>
      <w:r>
        <w:rPr>
          <w:lang w:eastAsia="ko-KR"/>
        </w:rPr>
        <w:t xml:space="preserve">Week 6: </w:t>
      </w:r>
      <w:r>
        <w:rPr>
          <w:lang w:eastAsia="ko-KR"/>
        </w:rPr>
        <w:t>문헌</w:t>
      </w:r>
      <w:r>
        <w:rPr>
          <w:lang w:eastAsia="ko-KR"/>
        </w:rPr>
        <w:t xml:space="preserve"> </w:t>
      </w:r>
      <w:r>
        <w:rPr>
          <w:lang w:eastAsia="ko-KR"/>
        </w:rPr>
        <w:t>고찰</w:t>
      </w:r>
      <w:r>
        <w:rPr>
          <w:lang w:eastAsia="ko-KR"/>
        </w:rPr>
        <w:t xml:space="preserve"> + </w:t>
      </w:r>
      <w:r>
        <w:rPr>
          <w:lang w:eastAsia="ko-KR"/>
        </w:rPr>
        <w:t>방법론</w:t>
      </w:r>
    </w:p>
    <w:p w14:paraId="2BB58893" w14:textId="77777777" w:rsidR="0086121F" w:rsidRDefault="00C328A1">
      <w:pPr>
        <w:pStyle w:val="Compact"/>
        <w:numPr>
          <w:ilvl w:val="1"/>
          <w:numId w:val="52"/>
        </w:numPr>
      </w:pPr>
      <w:r>
        <w:t xml:space="preserve">Week 10: </w:t>
      </w:r>
      <w:proofErr w:type="spellStart"/>
      <w:r>
        <w:t>중간</w:t>
      </w:r>
      <w:proofErr w:type="spellEnd"/>
      <w:r>
        <w:t xml:space="preserve"> </w:t>
      </w:r>
      <w:proofErr w:type="spellStart"/>
      <w:r>
        <w:t>발표</w:t>
      </w:r>
      <w:proofErr w:type="spellEnd"/>
    </w:p>
    <w:p w14:paraId="6E454B7D" w14:textId="77777777" w:rsidR="0086121F" w:rsidRDefault="00C328A1">
      <w:pPr>
        <w:pStyle w:val="Compact"/>
        <w:numPr>
          <w:ilvl w:val="1"/>
          <w:numId w:val="52"/>
        </w:numPr>
      </w:pPr>
      <w:r>
        <w:t xml:space="preserve">Week 14: </w:t>
      </w:r>
      <w:r>
        <w:t>리허설</w:t>
      </w:r>
    </w:p>
    <w:p w14:paraId="736DDD50" w14:textId="77777777" w:rsidR="0086121F" w:rsidRDefault="00C328A1">
      <w:pPr>
        <w:pStyle w:val="Compact"/>
        <w:numPr>
          <w:ilvl w:val="1"/>
          <w:numId w:val="52"/>
        </w:numPr>
      </w:pPr>
      <w:r>
        <w:t xml:space="preserve">Week 15: </w:t>
      </w:r>
      <w:r>
        <w:t>최종</w:t>
      </w:r>
      <w:r>
        <w:t xml:space="preserve"> </w:t>
      </w:r>
      <w:r>
        <w:t>발표</w:t>
      </w:r>
    </w:p>
    <w:p w14:paraId="58D03D46" w14:textId="77777777" w:rsidR="0086121F" w:rsidRDefault="00C328A1">
      <w:pPr>
        <w:pStyle w:val="Heading3"/>
      </w:pPr>
      <w:bookmarkStart w:id="60" w:name="다.-지역사회-연계-활동"/>
      <w:bookmarkEnd w:id="55"/>
      <w:bookmarkEnd w:id="59"/>
      <w:r>
        <w:t>다</w:t>
      </w:r>
      <w:r>
        <w:t xml:space="preserve">. </w:t>
      </w:r>
      <w:r>
        <w:t>지역사회</w:t>
      </w:r>
      <w:r>
        <w:t xml:space="preserve"> </w:t>
      </w:r>
      <w:r>
        <w:t>연계</w:t>
      </w:r>
      <w:r>
        <w:t xml:space="preserve"> </w:t>
      </w:r>
      <w:r>
        <w:t>활동</w:t>
      </w:r>
    </w:p>
    <w:p w14:paraId="47CB7FF8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파트너십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기관</w:t>
      </w:r>
      <w:r>
        <w:rPr>
          <w:lang w:eastAsia="ko-KR"/>
        </w:rPr>
        <w:t xml:space="preserve"> (2025</w:t>
      </w:r>
      <w:r>
        <w:rPr>
          <w:lang w:eastAsia="ko-KR"/>
        </w:rPr>
        <w:t>년</w:t>
      </w:r>
      <w:r>
        <w:rPr>
          <w:lang w:eastAsia="ko-KR"/>
        </w:rPr>
        <w:t xml:space="preserve"> 7</w:t>
      </w:r>
      <w:r>
        <w:rPr>
          <w:lang w:eastAsia="ko-KR"/>
        </w:rPr>
        <w:t>월</w:t>
      </w:r>
      <w:r>
        <w:rPr>
          <w:lang w:eastAsia="ko-KR"/>
        </w:rPr>
        <w:t xml:space="preserve"> MOU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 xml:space="preserve">): 1. </w:t>
      </w:r>
      <w:r>
        <w:rPr>
          <w:lang w:eastAsia="ko-KR"/>
        </w:rPr>
        <w:t>서울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중고등학교</w:t>
      </w:r>
      <w:r>
        <w:rPr>
          <w:lang w:eastAsia="ko-KR"/>
        </w:rPr>
        <w:t xml:space="preserve"> 2-3</w:t>
      </w:r>
      <w:r>
        <w:rPr>
          <w:lang w:eastAsia="ko-KR"/>
        </w:rPr>
        <w:t>개교</w:t>
      </w:r>
      <w:r>
        <w:rPr>
          <w:lang w:eastAsia="ko-KR"/>
        </w:rPr>
        <w:t xml:space="preserve"> (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, </w:t>
      </w:r>
      <w:r>
        <w:rPr>
          <w:lang w:eastAsia="ko-KR"/>
        </w:rPr>
        <w:t>설문</w:t>
      </w:r>
      <w:r>
        <w:rPr>
          <w:lang w:eastAsia="ko-KR"/>
        </w:rPr>
        <w:t xml:space="preserve">) 2. </w:t>
      </w:r>
      <w:r>
        <w:rPr>
          <w:lang w:eastAsia="ko-KR"/>
        </w:rPr>
        <w:t>국립어린이과학관</w:t>
      </w:r>
      <w:r>
        <w:rPr>
          <w:lang w:eastAsia="ko-KR"/>
        </w:rPr>
        <w:t xml:space="preserve"> (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뇌과학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협력</w:t>
      </w:r>
      <w:r>
        <w:rPr>
          <w:lang w:eastAsia="ko-KR"/>
        </w:rPr>
        <w:t>)</w:t>
      </w:r>
    </w:p>
    <w:p w14:paraId="64F92941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현장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활동</w:t>
      </w:r>
      <w:r>
        <w:rPr>
          <w:lang w:eastAsia="ko-KR"/>
        </w:rPr>
        <w:t xml:space="preserve">: - </w:t>
      </w:r>
      <w:r>
        <w:rPr>
          <w:b/>
          <w:bCs/>
          <w:lang w:eastAsia="ko-KR"/>
        </w:rPr>
        <w:t xml:space="preserve">Week 9 </w:t>
      </w:r>
      <w:r>
        <w:rPr>
          <w:b/>
          <w:bCs/>
          <w:lang w:eastAsia="ko-KR"/>
        </w:rPr>
        <w:t>또는</w:t>
      </w:r>
      <w:r>
        <w:rPr>
          <w:b/>
          <w:bCs/>
          <w:lang w:eastAsia="ko-KR"/>
        </w:rPr>
        <w:t xml:space="preserve"> 14</w:t>
      </w:r>
      <w:r>
        <w:rPr>
          <w:lang w:eastAsia="ko-KR"/>
        </w:rPr>
        <w:t xml:space="preserve">: </w:t>
      </w:r>
      <w:r>
        <w:rPr>
          <w:lang w:eastAsia="ko-KR"/>
        </w:rPr>
        <w:t>중학교</w:t>
      </w:r>
      <w:r>
        <w:rPr>
          <w:lang w:eastAsia="ko-KR"/>
        </w:rPr>
        <w:t>/</w:t>
      </w:r>
      <w:r>
        <w:rPr>
          <w:lang w:eastAsia="ko-KR"/>
        </w:rPr>
        <w:t>고등학교</w:t>
      </w:r>
      <w:r>
        <w:rPr>
          <w:lang w:eastAsia="ko-KR"/>
        </w:rPr>
        <w:t xml:space="preserve"> </w:t>
      </w:r>
      <w:r>
        <w:rPr>
          <w:lang w:eastAsia="ko-KR"/>
        </w:rPr>
        <w:t>방문</w:t>
      </w:r>
      <w:r>
        <w:rPr>
          <w:lang w:eastAsia="ko-KR"/>
        </w:rPr>
        <w:t xml:space="preserve"> (</w:t>
      </w:r>
      <w:r>
        <w:rPr>
          <w:lang w:eastAsia="ko-KR"/>
        </w:rPr>
        <w:t>교사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,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 xml:space="preserve">) - </w:t>
      </w:r>
      <w:r>
        <w:rPr>
          <w:b/>
          <w:bCs/>
          <w:lang w:eastAsia="ko-KR"/>
        </w:rPr>
        <w:t>선택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활동</w:t>
      </w:r>
      <w:r>
        <w:rPr>
          <w:lang w:eastAsia="ko-KR"/>
        </w:rPr>
        <w:t xml:space="preserve">: </w:t>
      </w:r>
      <w:r>
        <w:rPr>
          <w:lang w:eastAsia="ko-KR"/>
        </w:rPr>
        <w:t>국립어린이과학관</w:t>
      </w:r>
      <w:r>
        <w:rPr>
          <w:lang w:eastAsia="ko-KR"/>
        </w:rPr>
        <w:t xml:space="preserve"> </w:t>
      </w:r>
      <w:r>
        <w:rPr>
          <w:lang w:eastAsia="ko-KR"/>
        </w:rPr>
        <w:t>전시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(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, </w:t>
      </w:r>
      <w:r>
        <w:rPr>
          <w:lang w:eastAsia="ko-KR"/>
        </w:rPr>
        <w:t>학기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3-4</w:t>
      </w:r>
      <w:r>
        <w:rPr>
          <w:lang w:eastAsia="ko-KR"/>
        </w:rPr>
        <w:t>회</w:t>
      </w:r>
      <w:r>
        <w:rPr>
          <w:lang w:eastAsia="ko-KR"/>
        </w:rPr>
        <w:t>)</w:t>
      </w:r>
    </w:p>
    <w:p w14:paraId="45B08C7D" w14:textId="77777777" w:rsidR="0086121F" w:rsidRDefault="00C328A1">
      <w:pPr>
        <w:pStyle w:val="Heading3"/>
        <w:rPr>
          <w:lang w:eastAsia="ko-KR"/>
        </w:rPr>
      </w:pPr>
      <w:bookmarkStart w:id="61" w:name="라.-점진적-프로젝트-개발-lab-worksheet-모델"/>
      <w:bookmarkEnd w:id="60"/>
      <w:r>
        <w:rPr>
          <w:lang w:eastAsia="ko-KR"/>
        </w:rPr>
        <w:t>라</w:t>
      </w:r>
      <w:r>
        <w:rPr>
          <w:lang w:eastAsia="ko-KR"/>
        </w:rPr>
        <w:t xml:space="preserve">.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: Lab Worksheet </w:t>
      </w:r>
      <w:r>
        <w:rPr>
          <w:lang w:eastAsia="ko-KR"/>
        </w:rPr>
        <w:t>모델</w:t>
      </w:r>
    </w:p>
    <w:p w14:paraId="210A6424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철학</w:t>
      </w:r>
      <w:r>
        <w:rPr>
          <w:lang w:eastAsia="ko-KR"/>
        </w:rPr>
        <w:t xml:space="preserve">: </w:t>
      </w:r>
      <w:r>
        <w:rPr>
          <w:lang w:eastAsia="ko-KR"/>
        </w:rPr>
        <w:t>이해연</w:t>
      </w:r>
      <w:r>
        <w:rPr>
          <w:lang w:eastAsia="ko-KR"/>
        </w:rPr>
        <w:t xml:space="preserve"> </w:t>
      </w:r>
      <w:r>
        <w:rPr>
          <w:lang w:eastAsia="ko-KR"/>
        </w:rPr>
        <w:t>교수의</w:t>
      </w:r>
      <w:r>
        <w:rPr>
          <w:lang w:eastAsia="ko-KR"/>
        </w:rPr>
        <w:t xml:space="preserve"> Yale-NUS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. </w:t>
      </w:r>
      <w:r>
        <w:rPr>
          <w:lang w:eastAsia="ko-KR"/>
        </w:rPr>
        <w:t>학생들이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b/>
          <w:bCs/>
          <w:lang w:eastAsia="ko-KR"/>
        </w:rPr>
        <w:t xml:space="preserve"> → </w:t>
      </w:r>
      <w:r>
        <w:rPr>
          <w:b/>
          <w:bCs/>
          <w:lang w:eastAsia="ko-KR"/>
        </w:rPr>
        <w:t>문헌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고찰</w:t>
      </w:r>
      <w:r>
        <w:rPr>
          <w:b/>
          <w:bCs/>
          <w:lang w:eastAsia="ko-KR"/>
        </w:rPr>
        <w:t xml:space="preserve"> → </w:t>
      </w:r>
      <w:r>
        <w:rPr>
          <w:b/>
          <w:bCs/>
          <w:lang w:eastAsia="ko-KR"/>
        </w:rPr>
        <w:t>개입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 xml:space="preserve"> → </w:t>
      </w:r>
      <w:r>
        <w:rPr>
          <w:b/>
          <w:bCs/>
          <w:lang w:eastAsia="ko-KR"/>
        </w:rPr>
        <w:t>윤리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심의</w:t>
      </w:r>
      <w:r>
        <w:rPr>
          <w:b/>
          <w:bCs/>
          <w:lang w:eastAsia="ko-KR"/>
        </w:rPr>
        <w:t xml:space="preserve"> → </w:t>
      </w:r>
      <w:r>
        <w:rPr>
          <w:b/>
          <w:bCs/>
          <w:lang w:eastAsia="ko-KR"/>
        </w:rPr>
        <w:t>파일럿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테스트</w:t>
      </w:r>
      <w:r>
        <w:rPr>
          <w:b/>
          <w:bCs/>
          <w:lang w:eastAsia="ko-KR"/>
        </w:rPr>
        <w:t xml:space="preserve"> → </w:t>
      </w:r>
      <w:r>
        <w:rPr>
          <w:b/>
          <w:bCs/>
          <w:lang w:eastAsia="ko-KR"/>
        </w:rPr>
        <w:t>최종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평가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경험하도록</w:t>
      </w:r>
      <w:r>
        <w:rPr>
          <w:lang w:eastAsia="ko-KR"/>
        </w:rPr>
        <w:t xml:space="preserve"> 5</w:t>
      </w:r>
      <w:r>
        <w:rPr>
          <w:lang w:eastAsia="ko-KR"/>
        </w:rPr>
        <w:t>단계</w:t>
      </w:r>
      <w:r>
        <w:rPr>
          <w:lang w:eastAsia="ko-KR"/>
        </w:rPr>
        <w:t xml:space="preserve"> Lab Worksheet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5"/>
        <w:gridCol w:w="1170"/>
        <w:gridCol w:w="1950"/>
        <w:gridCol w:w="1170"/>
        <w:gridCol w:w="2535"/>
      </w:tblGrid>
      <w:tr w:rsidR="0086121F" w14:paraId="14ECBC78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5" w:type="dxa"/>
          </w:tcPr>
          <w:p w14:paraId="26B06C8E" w14:textId="77777777" w:rsidR="0086121F" w:rsidRDefault="00C328A1">
            <w:pPr>
              <w:pStyle w:val="Compact"/>
            </w:pPr>
            <w:r>
              <w:t>Worksheet #</w:t>
            </w:r>
          </w:p>
        </w:tc>
        <w:tc>
          <w:tcPr>
            <w:tcW w:w="990" w:type="dxa"/>
          </w:tcPr>
          <w:p w14:paraId="59415542" w14:textId="77777777" w:rsidR="0086121F" w:rsidRDefault="00C328A1">
            <w:pPr>
              <w:pStyle w:val="Compact"/>
            </w:pPr>
            <w:r>
              <w:t>주제</w:t>
            </w:r>
          </w:p>
        </w:tc>
        <w:tc>
          <w:tcPr>
            <w:tcW w:w="1650" w:type="dxa"/>
          </w:tcPr>
          <w:p w14:paraId="3A709E5E" w14:textId="77777777" w:rsidR="0086121F" w:rsidRDefault="00C328A1">
            <w:pPr>
              <w:pStyle w:val="Compact"/>
            </w:pPr>
            <w:r>
              <w:t>제출</w:t>
            </w:r>
            <w:r>
              <w:t xml:space="preserve"> </w:t>
            </w:r>
            <w:r>
              <w:t>주차</w:t>
            </w:r>
          </w:p>
        </w:tc>
        <w:tc>
          <w:tcPr>
            <w:tcW w:w="990" w:type="dxa"/>
          </w:tcPr>
          <w:p w14:paraId="0D784A61" w14:textId="77777777" w:rsidR="0086121F" w:rsidRDefault="00C328A1">
            <w:pPr>
              <w:pStyle w:val="Compact"/>
            </w:pPr>
            <w:r>
              <w:t>목표</w:t>
            </w:r>
          </w:p>
        </w:tc>
        <w:tc>
          <w:tcPr>
            <w:tcW w:w="2145" w:type="dxa"/>
          </w:tcPr>
          <w:p w14:paraId="5ACA10A0" w14:textId="77777777" w:rsidR="0086121F" w:rsidRDefault="00C328A1">
            <w:pPr>
              <w:pStyle w:val="Compact"/>
            </w:pPr>
            <w:r>
              <w:t>피드백</w:t>
            </w:r>
            <w:r>
              <w:t xml:space="preserve"> </w:t>
            </w:r>
            <w:r>
              <w:t>방식</w:t>
            </w:r>
          </w:p>
        </w:tc>
      </w:tr>
      <w:tr w:rsidR="0086121F" w14:paraId="254297C4" w14:textId="77777777">
        <w:tc>
          <w:tcPr>
            <w:tcW w:w="2145" w:type="dxa"/>
          </w:tcPr>
          <w:p w14:paraId="5907021D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990" w:type="dxa"/>
          </w:tcPr>
          <w:p w14:paraId="7CE8E70D" w14:textId="77777777" w:rsidR="0086121F" w:rsidRDefault="00C328A1">
            <w:pPr>
              <w:pStyle w:val="Compact"/>
            </w:pPr>
            <w:r>
              <w:t>문제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lastRenderedPageBreak/>
              <w:t>주제</w:t>
            </w:r>
            <w:r>
              <w:t xml:space="preserve"> </w:t>
            </w:r>
            <w:r>
              <w:t>선정</w:t>
            </w:r>
          </w:p>
        </w:tc>
        <w:tc>
          <w:tcPr>
            <w:tcW w:w="1650" w:type="dxa"/>
          </w:tcPr>
          <w:p w14:paraId="0DF4D9BB" w14:textId="77777777" w:rsidR="0086121F" w:rsidRDefault="00C328A1">
            <w:pPr>
              <w:pStyle w:val="Compact"/>
            </w:pPr>
            <w:r>
              <w:lastRenderedPageBreak/>
              <w:t>Week 3</w:t>
            </w:r>
          </w:p>
        </w:tc>
        <w:tc>
          <w:tcPr>
            <w:tcW w:w="990" w:type="dxa"/>
          </w:tcPr>
          <w:p w14:paraId="0551A617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팀별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질문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맥락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</w:p>
        </w:tc>
        <w:tc>
          <w:tcPr>
            <w:tcW w:w="2145" w:type="dxa"/>
          </w:tcPr>
          <w:p w14:paraId="285D7AF3" w14:textId="77777777" w:rsidR="0086121F" w:rsidRDefault="00C328A1">
            <w:pPr>
              <w:pStyle w:val="Compact"/>
            </w:pPr>
            <w:proofErr w:type="spellStart"/>
            <w:r>
              <w:lastRenderedPageBreak/>
              <w:t>교수</w:t>
            </w:r>
            <w:proofErr w:type="spellEnd"/>
            <w:r>
              <w:t xml:space="preserve"> 3</w:t>
            </w:r>
            <w:r>
              <w:t>인</w:t>
            </w:r>
            <w:r>
              <w:t xml:space="preserve"> </w:t>
            </w:r>
            <w:proofErr w:type="spellStart"/>
            <w:r>
              <w:t>삼각</w:t>
            </w:r>
            <w:proofErr w:type="spellEnd"/>
            <w:r>
              <w:t xml:space="preserve"> </w:t>
            </w:r>
            <w:proofErr w:type="spellStart"/>
            <w:r>
              <w:t>피드백</w:t>
            </w:r>
            <w:proofErr w:type="spellEnd"/>
          </w:p>
        </w:tc>
      </w:tr>
      <w:tr w:rsidR="0086121F" w14:paraId="62AAA013" w14:textId="77777777">
        <w:tc>
          <w:tcPr>
            <w:tcW w:w="2145" w:type="dxa"/>
          </w:tcPr>
          <w:p w14:paraId="06C50BBB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990" w:type="dxa"/>
          </w:tcPr>
          <w:p w14:paraId="505FAA06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문헌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이론적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</w:p>
        </w:tc>
        <w:tc>
          <w:tcPr>
            <w:tcW w:w="1650" w:type="dxa"/>
          </w:tcPr>
          <w:p w14:paraId="010A7EA7" w14:textId="77777777" w:rsidR="0086121F" w:rsidRDefault="00C328A1">
            <w:pPr>
              <w:pStyle w:val="Compact"/>
            </w:pPr>
            <w:r>
              <w:t>Week 5</w:t>
            </w:r>
          </w:p>
        </w:tc>
        <w:tc>
          <w:tcPr>
            <w:tcW w:w="990" w:type="dxa"/>
          </w:tcPr>
          <w:p w14:paraId="0AA97150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뇌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행동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의미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최소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</w:tc>
        <w:tc>
          <w:tcPr>
            <w:tcW w:w="2145" w:type="dxa"/>
          </w:tcPr>
          <w:p w14:paraId="216CB6B9" w14:textId="77777777" w:rsidR="0086121F" w:rsidRDefault="00C328A1">
            <w:pPr>
              <w:pStyle w:val="Compact"/>
            </w:pPr>
            <w:proofErr w:type="spellStart"/>
            <w:r>
              <w:t>동료</w:t>
            </w:r>
            <w:proofErr w:type="spellEnd"/>
            <w:r>
              <w:t xml:space="preserve"> </w:t>
            </w:r>
            <w:proofErr w:type="spellStart"/>
            <w:r>
              <w:t>평가</w:t>
            </w:r>
            <w:proofErr w:type="spellEnd"/>
            <w:r>
              <w:t xml:space="preserve"> + </w:t>
            </w:r>
            <w:proofErr w:type="spellStart"/>
            <w:r>
              <w:t>교수</w:t>
            </w:r>
            <w:proofErr w:type="spellEnd"/>
            <w:r>
              <w:t xml:space="preserve"> </w:t>
            </w:r>
            <w:r>
              <w:t>피드백</w:t>
            </w:r>
          </w:p>
        </w:tc>
      </w:tr>
      <w:tr w:rsidR="0086121F" w14:paraId="270B5B11" w14:textId="77777777">
        <w:tc>
          <w:tcPr>
            <w:tcW w:w="2145" w:type="dxa"/>
          </w:tcPr>
          <w:p w14:paraId="46CBD853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990" w:type="dxa"/>
          </w:tcPr>
          <w:p w14:paraId="1536BB1A" w14:textId="77777777" w:rsidR="0086121F" w:rsidRDefault="00C328A1">
            <w:pPr>
              <w:pStyle w:val="Compact"/>
            </w:pPr>
            <w:r>
              <w:t>개입</w:t>
            </w:r>
            <w:r>
              <w:t xml:space="preserve"> </w:t>
            </w:r>
            <w:r>
              <w:t>프로토타입</w:t>
            </w:r>
            <w:r>
              <w:t xml:space="preserve"> </w:t>
            </w:r>
            <w:r>
              <w:t>설계</w:t>
            </w:r>
          </w:p>
        </w:tc>
        <w:tc>
          <w:tcPr>
            <w:tcW w:w="1650" w:type="dxa"/>
          </w:tcPr>
          <w:p w14:paraId="6FB48AD7" w14:textId="77777777" w:rsidR="0086121F" w:rsidRDefault="00C328A1">
            <w:pPr>
              <w:pStyle w:val="Compact"/>
            </w:pPr>
            <w:r>
              <w:t>Week 7</w:t>
            </w:r>
          </w:p>
        </w:tc>
        <w:tc>
          <w:tcPr>
            <w:tcW w:w="990" w:type="dxa"/>
          </w:tcPr>
          <w:p w14:paraId="7C3F555C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구체적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메커니즘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</w:t>
            </w:r>
          </w:p>
        </w:tc>
        <w:tc>
          <w:tcPr>
            <w:tcW w:w="2145" w:type="dxa"/>
          </w:tcPr>
          <w:p w14:paraId="24BAA2FC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디자인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씽킹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피드백</w:t>
            </w:r>
          </w:p>
        </w:tc>
      </w:tr>
      <w:tr w:rsidR="0086121F" w14:paraId="7E09B6BA" w14:textId="77777777">
        <w:tc>
          <w:tcPr>
            <w:tcW w:w="2145" w:type="dxa"/>
          </w:tcPr>
          <w:p w14:paraId="79B15385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990" w:type="dxa"/>
          </w:tcPr>
          <w:p w14:paraId="22DE05F0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IRB </w:t>
            </w:r>
            <w:r>
              <w:rPr>
                <w:lang w:eastAsia="ko-KR"/>
              </w:rPr>
              <w:t>윤리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</w:p>
        </w:tc>
        <w:tc>
          <w:tcPr>
            <w:tcW w:w="1650" w:type="dxa"/>
          </w:tcPr>
          <w:p w14:paraId="3A967BF7" w14:textId="77777777" w:rsidR="0086121F" w:rsidRDefault="00C328A1">
            <w:pPr>
              <w:pStyle w:val="Compact"/>
            </w:pPr>
            <w:r>
              <w:t>Week 8</w:t>
            </w:r>
          </w:p>
        </w:tc>
        <w:tc>
          <w:tcPr>
            <w:tcW w:w="990" w:type="dxa"/>
          </w:tcPr>
          <w:p w14:paraId="3A1E79EA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윤리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IRB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</w:t>
            </w:r>
          </w:p>
        </w:tc>
        <w:tc>
          <w:tcPr>
            <w:tcW w:w="2145" w:type="dxa"/>
          </w:tcPr>
          <w:p w14:paraId="3E37CEEA" w14:textId="77777777" w:rsidR="0086121F" w:rsidRDefault="00C328A1">
            <w:pPr>
              <w:pStyle w:val="Compact"/>
            </w:pPr>
            <w:proofErr w:type="spellStart"/>
            <w:r>
              <w:t>윤리</w:t>
            </w:r>
            <w:proofErr w:type="spellEnd"/>
            <w:r>
              <w:t xml:space="preserve"> </w:t>
            </w:r>
            <w:proofErr w:type="spellStart"/>
            <w:r>
              <w:t>전문가</w:t>
            </w:r>
            <w:proofErr w:type="spellEnd"/>
            <w:r>
              <w:t xml:space="preserve"> </w:t>
            </w:r>
            <w:proofErr w:type="spellStart"/>
            <w:r>
              <w:t>피드백</w:t>
            </w:r>
            <w:proofErr w:type="spellEnd"/>
          </w:p>
        </w:tc>
      </w:tr>
      <w:tr w:rsidR="0086121F" w14:paraId="22E3AFF5" w14:textId="77777777">
        <w:tc>
          <w:tcPr>
            <w:tcW w:w="2145" w:type="dxa"/>
          </w:tcPr>
          <w:p w14:paraId="55B407F6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990" w:type="dxa"/>
          </w:tcPr>
          <w:p w14:paraId="76A25516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파일럿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</w:p>
        </w:tc>
        <w:tc>
          <w:tcPr>
            <w:tcW w:w="1650" w:type="dxa"/>
          </w:tcPr>
          <w:p w14:paraId="4CA71C56" w14:textId="77777777" w:rsidR="0086121F" w:rsidRDefault="00C328A1">
            <w:pPr>
              <w:pStyle w:val="Compact"/>
            </w:pPr>
            <w:r>
              <w:t>Week 10</w:t>
            </w:r>
          </w:p>
        </w:tc>
        <w:tc>
          <w:tcPr>
            <w:tcW w:w="990" w:type="dxa"/>
          </w:tcPr>
          <w:p w14:paraId="41F6E5EF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타겟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</w:p>
        </w:tc>
        <w:tc>
          <w:tcPr>
            <w:tcW w:w="2145" w:type="dxa"/>
          </w:tcPr>
          <w:p w14:paraId="37DFE1BC" w14:textId="77777777" w:rsidR="0086121F" w:rsidRDefault="00C328A1">
            <w:pPr>
              <w:pStyle w:val="Compact"/>
            </w:pPr>
            <w:proofErr w:type="spellStart"/>
            <w:r>
              <w:t>중간</w:t>
            </w:r>
            <w:proofErr w:type="spellEnd"/>
            <w:r>
              <w:t xml:space="preserve"> </w:t>
            </w:r>
            <w:proofErr w:type="spellStart"/>
            <w:r>
              <w:t>발표</w:t>
            </w:r>
            <w:proofErr w:type="spellEnd"/>
            <w:r>
              <w:t xml:space="preserve"> </w:t>
            </w:r>
            <w:proofErr w:type="spellStart"/>
            <w:r>
              <w:t>통합</w:t>
            </w:r>
            <w:proofErr w:type="spellEnd"/>
            <w:r>
              <w:t xml:space="preserve"> </w:t>
            </w:r>
            <w:proofErr w:type="spellStart"/>
            <w:r>
              <w:t>피드백</w:t>
            </w:r>
            <w:proofErr w:type="spellEnd"/>
          </w:p>
        </w:tc>
      </w:tr>
    </w:tbl>
    <w:p w14:paraId="13E2087F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진행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방식</w:t>
      </w:r>
      <w:r>
        <w:rPr>
          <w:lang w:eastAsia="ko-KR"/>
        </w:rPr>
        <w:t xml:space="preserve">: - </w:t>
      </w:r>
      <w:r>
        <w:rPr>
          <w:b/>
          <w:bCs/>
          <w:lang w:eastAsia="ko-KR"/>
        </w:rPr>
        <w:t>매주</w:t>
      </w:r>
      <w:r>
        <w:rPr>
          <w:b/>
          <w:bCs/>
          <w:lang w:eastAsia="ko-KR"/>
        </w:rPr>
        <w:t xml:space="preserve"> Lab Time</w:t>
      </w:r>
      <w:r>
        <w:rPr>
          <w:lang w:eastAsia="ko-KR"/>
        </w:rPr>
        <w:t xml:space="preserve"> (</w:t>
      </w:r>
      <w:r>
        <w:rPr>
          <w:lang w:eastAsia="ko-KR"/>
        </w:rPr>
        <w:t>목요일</w:t>
      </w:r>
      <w:r>
        <w:rPr>
          <w:lang w:eastAsia="ko-KR"/>
        </w:rPr>
        <w:t xml:space="preserve"> 2</w:t>
      </w:r>
      <w:r>
        <w:rPr>
          <w:lang w:eastAsia="ko-KR"/>
        </w:rPr>
        <w:t>시간</w:t>
      </w:r>
      <w:r>
        <w:rPr>
          <w:lang w:eastAsia="ko-KR"/>
        </w:rPr>
        <w:t xml:space="preserve">):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, TA </w:t>
      </w:r>
      <w:r>
        <w:rPr>
          <w:lang w:eastAsia="ko-KR"/>
        </w:rPr>
        <w:t>지원</w:t>
      </w:r>
      <w:r>
        <w:rPr>
          <w:lang w:eastAsia="ko-KR"/>
        </w:rPr>
        <w:t xml:space="preserve">, </w:t>
      </w:r>
      <w:r>
        <w:rPr>
          <w:lang w:eastAsia="ko-KR"/>
        </w:rPr>
        <w:t>교수진</w:t>
      </w:r>
      <w:r>
        <w:rPr>
          <w:lang w:eastAsia="ko-KR"/>
        </w:rPr>
        <w:t xml:space="preserve"> </w:t>
      </w:r>
      <w:r>
        <w:rPr>
          <w:lang w:eastAsia="ko-KR"/>
        </w:rPr>
        <w:t>순회</w:t>
      </w:r>
      <w:r>
        <w:rPr>
          <w:lang w:eastAsia="ko-KR"/>
        </w:rPr>
        <w:t xml:space="preserve"> </w:t>
      </w:r>
      <w:r>
        <w:rPr>
          <w:lang w:eastAsia="ko-KR"/>
        </w:rPr>
        <w:t>멘토링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점진적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누적</w:t>
      </w:r>
      <w:r>
        <w:rPr>
          <w:lang w:eastAsia="ko-KR"/>
        </w:rPr>
        <w:t>: Worksheet 1-5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섹션별</w:t>
      </w:r>
      <w:r>
        <w:rPr>
          <w:lang w:eastAsia="ko-KR"/>
        </w:rPr>
        <w:t xml:space="preserve"> </w:t>
      </w:r>
      <w:r>
        <w:rPr>
          <w:lang w:eastAsia="ko-KR"/>
        </w:rPr>
        <w:t>초안이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다중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피드백</w:t>
      </w:r>
      <w:r>
        <w:rPr>
          <w:lang w:eastAsia="ko-KR"/>
        </w:rPr>
        <w:t xml:space="preserve">: </w:t>
      </w:r>
      <w:r>
        <w:rPr>
          <w:lang w:eastAsia="ko-KR"/>
        </w:rPr>
        <w:t>동료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(Week 3, 5) +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(</w:t>
      </w:r>
      <w:r>
        <w:rPr>
          <w:lang w:eastAsia="ko-KR"/>
        </w:rPr>
        <w:t>매주</w:t>
      </w:r>
      <w:r>
        <w:rPr>
          <w:lang w:eastAsia="ko-KR"/>
        </w:rPr>
        <w:t xml:space="preserve">) +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(Week 15)</w:t>
      </w:r>
    </w:p>
    <w:p w14:paraId="616CB658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예시</w:t>
      </w:r>
      <w:r>
        <w:rPr>
          <w:b/>
          <w:bCs/>
          <w:lang w:eastAsia="ko-KR"/>
        </w:rPr>
        <w:t>: Worksheet 3 (</w:t>
      </w:r>
      <w:r>
        <w:rPr>
          <w:b/>
          <w:bCs/>
          <w:lang w:eastAsia="ko-KR"/>
        </w:rPr>
        <w:t>개입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프로토타입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>)</w:t>
      </w:r>
    </w:p>
    <w:p w14:paraId="229C2F61" w14:textId="77777777" w:rsidR="0086121F" w:rsidRDefault="00C328A1">
      <w:pPr>
        <w:pStyle w:val="SourceCode"/>
        <w:rPr>
          <w:lang w:eastAsia="ko-KR"/>
        </w:rPr>
      </w:pPr>
      <w:proofErr w:type="spellStart"/>
      <w:r>
        <w:rPr>
          <w:rStyle w:val="VerbatimChar"/>
          <w:lang w:eastAsia="ko-KR"/>
        </w:rPr>
        <w:t>팀명</w:t>
      </w:r>
      <w:proofErr w:type="spellEnd"/>
      <w:r>
        <w:rPr>
          <w:rStyle w:val="VerbatimChar"/>
          <w:lang w:eastAsia="ko-KR"/>
        </w:rPr>
        <w:t>: _____________</w:t>
      </w:r>
      <w:r>
        <w:rPr>
          <w:lang w:eastAsia="ko-KR"/>
        </w:rPr>
        <w:br/>
      </w:r>
      <w:r>
        <w:rPr>
          <w:rStyle w:val="VerbatimChar"/>
          <w:lang w:eastAsia="ko-KR"/>
        </w:rPr>
        <w:t>연구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질문</w:t>
      </w:r>
      <w:r>
        <w:rPr>
          <w:rStyle w:val="VerbatimChar"/>
          <w:lang w:eastAsia="ko-KR"/>
        </w:rPr>
        <w:t>: _____________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1. </w:t>
      </w:r>
      <w:r>
        <w:rPr>
          <w:rStyle w:val="VerbatimChar"/>
          <w:lang w:eastAsia="ko-KR"/>
        </w:rPr>
        <w:t>개입의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핵심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아이디어</w:t>
      </w:r>
      <w:r>
        <w:rPr>
          <w:rStyle w:val="VerbatimChar"/>
          <w:lang w:eastAsia="ko-KR"/>
        </w:rPr>
        <w:t xml:space="preserve"> (1 </w:t>
      </w:r>
      <w:r>
        <w:rPr>
          <w:rStyle w:val="VerbatimChar"/>
          <w:lang w:eastAsia="ko-KR"/>
        </w:rPr>
        <w:t>문단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 xml:space="preserve">2. </w:t>
      </w:r>
      <w:r>
        <w:rPr>
          <w:rStyle w:val="VerbatimChar"/>
          <w:lang w:eastAsia="ko-KR"/>
        </w:rPr>
        <w:t>타겟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및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맥락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청소년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연령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환경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3. </w:t>
      </w:r>
      <w:r>
        <w:rPr>
          <w:rStyle w:val="VerbatimChar"/>
          <w:lang w:eastAsia="ko-KR"/>
        </w:rPr>
        <w:t>개입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메커니즘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온라인</w:t>
      </w:r>
      <w:r>
        <w:rPr>
          <w:rStyle w:val="VerbatimChar"/>
          <w:lang w:eastAsia="ko-KR"/>
        </w:rPr>
        <w:t xml:space="preserve">? </w:t>
      </w:r>
      <w:r>
        <w:rPr>
          <w:rStyle w:val="VerbatimChar"/>
          <w:lang w:eastAsia="ko-KR"/>
        </w:rPr>
        <w:t>오프라인</w:t>
      </w:r>
      <w:r>
        <w:rPr>
          <w:rStyle w:val="VerbatimChar"/>
          <w:lang w:eastAsia="ko-KR"/>
        </w:rPr>
        <w:t xml:space="preserve">? </w:t>
      </w:r>
      <w:r>
        <w:rPr>
          <w:rStyle w:val="VerbatimChar"/>
          <w:lang w:eastAsia="ko-KR"/>
        </w:rPr>
        <w:t>앱</w:t>
      </w:r>
      <w:r>
        <w:rPr>
          <w:rStyle w:val="VerbatimChar"/>
          <w:lang w:eastAsia="ko-KR"/>
        </w:rPr>
        <w:t xml:space="preserve">? </w:t>
      </w:r>
      <w:r>
        <w:rPr>
          <w:rStyle w:val="VerbatimChar"/>
          <w:lang w:eastAsia="ko-KR"/>
        </w:rPr>
        <w:t>워크숍</w:t>
      </w:r>
      <w:r>
        <w:rPr>
          <w:rStyle w:val="VerbatimChar"/>
          <w:lang w:eastAsia="ko-KR"/>
        </w:rPr>
        <w:t>?)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4. </w:t>
      </w:r>
      <w:r>
        <w:rPr>
          <w:rStyle w:val="VerbatimChar"/>
          <w:lang w:eastAsia="ko-KR"/>
        </w:rPr>
        <w:t>삼각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융합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요소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- </w:t>
      </w:r>
      <w:proofErr w:type="spellStart"/>
      <w:r>
        <w:rPr>
          <w:rStyle w:val="VerbatimChar"/>
          <w:lang w:eastAsia="ko-KR"/>
        </w:rPr>
        <w:t>뇌과학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관점</w:t>
      </w:r>
      <w:r>
        <w:rPr>
          <w:rStyle w:val="VerbatimChar"/>
          <w:lang w:eastAsia="ko-KR"/>
        </w:rPr>
        <w:t>: ___________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- </w:t>
      </w:r>
      <w:r>
        <w:rPr>
          <w:rStyle w:val="VerbatimChar"/>
          <w:lang w:eastAsia="ko-KR"/>
        </w:rPr>
        <w:t>발달심리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관점</w:t>
      </w:r>
      <w:r>
        <w:rPr>
          <w:rStyle w:val="VerbatimChar"/>
          <w:lang w:eastAsia="ko-KR"/>
        </w:rPr>
        <w:t>: ___________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- </w:t>
      </w:r>
      <w:r>
        <w:rPr>
          <w:rStyle w:val="VerbatimChar"/>
          <w:lang w:eastAsia="ko-KR"/>
        </w:rPr>
        <w:t>언어인지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관점</w:t>
      </w:r>
      <w:r>
        <w:rPr>
          <w:rStyle w:val="VerbatimChar"/>
          <w:lang w:eastAsia="ko-KR"/>
        </w:rPr>
        <w:t>: ___________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5. </w:t>
      </w:r>
      <w:r>
        <w:rPr>
          <w:rStyle w:val="VerbatimChar"/>
          <w:lang w:eastAsia="ko-KR"/>
        </w:rPr>
        <w:t>효과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평가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계획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측정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변수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비교군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시점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6. </w:t>
      </w:r>
      <w:r>
        <w:rPr>
          <w:rStyle w:val="VerbatimChar"/>
          <w:lang w:eastAsia="ko-KR"/>
        </w:rPr>
        <w:t>예산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및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가능성</w:t>
      </w:r>
    </w:p>
    <w:p w14:paraId="5CD254CF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윤리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심의</w:t>
      </w:r>
      <w:r>
        <w:rPr>
          <w:b/>
          <w:bCs/>
          <w:lang w:eastAsia="ko-KR"/>
        </w:rPr>
        <w:t xml:space="preserve">(IRB) </w:t>
      </w:r>
      <w:r>
        <w:rPr>
          <w:b/>
          <w:bCs/>
          <w:lang w:eastAsia="ko-KR"/>
        </w:rPr>
        <w:t>학습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통합</w:t>
      </w:r>
      <w:r>
        <w:rPr>
          <w:lang w:eastAsia="ko-KR"/>
        </w:rPr>
        <w:t>: - Week 8 Worksheet 4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실제</w:t>
      </w:r>
      <w:r>
        <w:rPr>
          <w:b/>
          <w:bCs/>
          <w:lang w:eastAsia="ko-KR"/>
        </w:rPr>
        <w:t xml:space="preserve"> IRB </w:t>
      </w:r>
      <w:r>
        <w:rPr>
          <w:b/>
          <w:bCs/>
          <w:lang w:eastAsia="ko-KR"/>
        </w:rPr>
        <w:t>신청서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초안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- </w:t>
      </w:r>
      <w:r>
        <w:rPr>
          <w:lang w:eastAsia="ko-KR"/>
        </w:rPr>
        <w:t>교수진이</w:t>
      </w:r>
      <w:r>
        <w:rPr>
          <w:lang w:eastAsia="ko-KR"/>
        </w:rPr>
        <w:t xml:space="preserve"> IRB </w:t>
      </w:r>
      <w:r>
        <w:rPr>
          <w:lang w:eastAsia="ko-KR"/>
        </w:rPr>
        <w:t>심의위원</w:t>
      </w:r>
      <w:r>
        <w:rPr>
          <w:lang w:eastAsia="ko-KR"/>
        </w:rPr>
        <w:t xml:space="preserve"> </w:t>
      </w:r>
      <w:r>
        <w:rPr>
          <w:lang w:eastAsia="ko-KR"/>
        </w:rPr>
        <w:t>역할로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-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IRB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(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>)</w:t>
      </w:r>
    </w:p>
    <w:p w14:paraId="0C0C685D" w14:textId="77777777" w:rsidR="0086121F" w:rsidRDefault="00C328A1">
      <w:pPr>
        <w:pStyle w:val="Heading3"/>
        <w:rPr>
          <w:lang w:eastAsia="ko-KR"/>
        </w:rPr>
      </w:pPr>
      <w:bookmarkStart w:id="62" w:name="마.-디자인-씽킹-방법론-적용"/>
      <w:bookmarkEnd w:id="61"/>
      <w:r>
        <w:rPr>
          <w:lang w:eastAsia="ko-KR"/>
        </w:rPr>
        <w:t>마</w:t>
      </w:r>
      <w:r>
        <w:rPr>
          <w:lang w:eastAsia="ko-KR"/>
        </w:rPr>
        <w:t xml:space="preserve">.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씽킹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530C5F1F" w14:textId="77777777" w:rsidR="0086121F" w:rsidRDefault="00C328A1">
      <w:pPr>
        <w:pStyle w:val="FirstParagraph"/>
      </w:pPr>
      <w:r>
        <w:t>본</w:t>
      </w:r>
      <w:r>
        <w:t xml:space="preserve"> </w:t>
      </w:r>
      <w:proofErr w:type="spellStart"/>
      <w:r>
        <w:t>교과목은</w:t>
      </w:r>
      <w:proofErr w:type="spellEnd"/>
      <w:r>
        <w:t xml:space="preserve"> </w:t>
      </w:r>
      <w:r>
        <w:rPr>
          <w:b/>
          <w:bCs/>
        </w:rPr>
        <w:t>Yeager et al. (</w:t>
      </w:r>
      <w:proofErr w:type="gramStart"/>
      <w:r>
        <w:rPr>
          <w:b/>
          <w:bCs/>
        </w:rPr>
        <w:t>2016)</w:t>
      </w:r>
      <w:r>
        <w:t>의</w:t>
      </w:r>
      <w:proofErr w:type="gramEnd"/>
      <w:r>
        <w:t xml:space="preserve"> “Using design thinking to improve psychological interventions” </w:t>
      </w:r>
      <w:r>
        <w:t>방법론을</w:t>
      </w:r>
      <w:r>
        <w:t xml:space="preserve"> </w:t>
      </w:r>
      <w:r>
        <w:t>채택하여</w:t>
      </w:r>
      <w:r>
        <w:t xml:space="preserve">, </w:t>
      </w:r>
      <w:r>
        <w:t>학생들이</w:t>
      </w:r>
      <w:r>
        <w:t xml:space="preserve"> </w:t>
      </w:r>
      <w:r>
        <w:t>단순히</w:t>
      </w:r>
      <w:r>
        <w:t xml:space="preserve"> “</w:t>
      </w:r>
      <w:proofErr w:type="gramStart"/>
      <w:r>
        <w:t>연구</w:t>
      </w:r>
      <w:r>
        <w:t>”</w:t>
      </w:r>
      <w:r>
        <w:t>만</w:t>
      </w:r>
      <w:proofErr w:type="gramEnd"/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중심</w:t>
      </w:r>
      <w:r>
        <w:rPr>
          <w:b/>
          <w:bCs/>
        </w:rPr>
        <w:t xml:space="preserve"> </w:t>
      </w:r>
      <w:r>
        <w:rPr>
          <w:b/>
          <w:bCs/>
        </w:rPr>
        <w:t>개입을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t>하도록</w:t>
      </w:r>
      <w:r>
        <w:t xml:space="preserve"> </w:t>
      </w:r>
      <w:r>
        <w:t>한다</w:t>
      </w:r>
      <w:r>
        <w:t>.</w:t>
      </w:r>
    </w:p>
    <w:p w14:paraId="1CAA0FF7" w14:textId="77777777" w:rsidR="0086121F" w:rsidRDefault="00C328A1">
      <w:pPr>
        <w:pStyle w:val="BodyText"/>
      </w:pPr>
      <w:r>
        <w:rPr>
          <w:b/>
          <w:bCs/>
        </w:rPr>
        <w:t>디자인</w:t>
      </w:r>
      <w:r>
        <w:rPr>
          <w:b/>
          <w:bCs/>
        </w:rPr>
        <w:t xml:space="preserve"> </w:t>
      </w:r>
      <w:r>
        <w:rPr>
          <w:b/>
          <w:bCs/>
        </w:rPr>
        <w:t>씽킹</w:t>
      </w:r>
      <w:r>
        <w:rPr>
          <w:b/>
          <w:bCs/>
        </w:rPr>
        <w:t xml:space="preserve"> 5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46"/>
        <w:gridCol w:w="3247"/>
        <w:gridCol w:w="3057"/>
        <w:gridCol w:w="1910"/>
      </w:tblGrid>
      <w:tr w:rsidR="0086121F" w14:paraId="19DD58C5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9" w:type="dxa"/>
          </w:tcPr>
          <w:p w14:paraId="43333931" w14:textId="77777777" w:rsidR="0086121F" w:rsidRDefault="00C328A1">
            <w:pPr>
              <w:pStyle w:val="Compact"/>
            </w:pPr>
            <w:r>
              <w:t>단계</w:t>
            </w:r>
          </w:p>
        </w:tc>
        <w:tc>
          <w:tcPr>
            <w:tcW w:w="2747" w:type="dxa"/>
          </w:tcPr>
          <w:p w14:paraId="1F25EB10" w14:textId="77777777" w:rsidR="0086121F" w:rsidRDefault="00C328A1">
            <w:pPr>
              <w:pStyle w:val="Compact"/>
            </w:pPr>
            <w:r>
              <w:t>Design Thinking</w:t>
            </w:r>
          </w:p>
        </w:tc>
        <w:tc>
          <w:tcPr>
            <w:tcW w:w="2586" w:type="dxa"/>
          </w:tcPr>
          <w:p w14:paraId="0CB78BA0" w14:textId="77777777" w:rsidR="0086121F" w:rsidRDefault="00C328A1">
            <w:pPr>
              <w:pStyle w:val="Compact"/>
            </w:pPr>
            <w:r>
              <w:t>본</w:t>
            </w:r>
            <w:r>
              <w:t xml:space="preserve"> </w:t>
            </w:r>
            <w:r>
              <w:t>교과목</w:t>
            </w:r>
            <w:r>
              <w:t xml:space="preserve"> </w:t>
            </w:r>
            <w:r>
              <w:t>적용</w:t>
            </w:r>
          </w:p>
        </w:tc>
        <w:tc>
          <w:tcPr>
            <w:tcW w:w="1616" w:type="dxa"/>
          </w:tcPr>
          <w:p w14:paraId="78741F2F" w14:textId="77777777" w:rsidR="0086121F" w:rsidRDefault="00C328A1">
            <w:pPr>
              <w:pStyle w:val="Compact"/>
            </w:pPr>
            <w:r>
              <w:t>해당</w:t>
            </w:r>
            <w:r>
              <w:t xml:space="preserve"> </w:t>
            </w:r>
            <w:r>
              <w:t>주차</w:t>
            </w:r>
          </w:p>
        </w:tc>
      </w:tr>
      <w:tr w:rsidR="0086121F" w14:paraId="2E88FF02" w14:textId="77777777">
        <w:tc>
          <w:tcPr>
            <w:tcW w:w="969" w:type="dxa"/>
          </w:tcPr>
          <w:p w14:paraId="5BA3396F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Empathize</w:t>
            </w:r>
          </w:p>
        </w:tc>
        <w:tc>
          <w:tcPr>
            <w:tcW w:w="2747" w:type="dxa"/>
          </w:tcPr>
          <w:p w14:paraId="1FDF3630" w14:textId="77777777" w:rsidR="0086121F" w:rsidRDefault="00C328A1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공감</w:t>
            </w:r>
          </w:p>
        </w:tc>
        <w:tc>
          <w:tcPr>
            <w:tcW w:w="2586" w:type="dxa"/>
          </w:tcPr>
          <w:p w14:paraId="512E8144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청소년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인터뷰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간담회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문헌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조사</w:t>
            </w:r>
          </w:p>
        </w:tc>
        <w:tc>
          <w:tcPr>
            <w:tcW w:w="1616" w:type="dxa"/>
          </w:tcPr>
          <w:p w14:paraId="0021DF87" w14:textId="77777777" w:rsidR="0086121F" w:rsidRDefault="00C328A1">
            <w:pPr>
              <w:pStyle w:val="Compact"/>
            </w:pPr>
            <w:r>
              <w:t>Week 1-3</w:t>
            </w:r>
          </w:p>
        </w:tc>
      </w:tr>
      <w:tr w:rsidR="0086121F" w14:paraId="520A6B39" w14:textId="77777777">
        <w:tc>
          <w:tcPr>
            <w:tcW w:w="969" w:type="dxa"/>
          </w:tcPr>
          <w:p w14:paraId="58ABB5B6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Define</w:t>
            </w:r>
          </w:p>
        </w:tc>
        <w:tc>
          <w:tcPr>
            <w:tcW w:w="2747" w:type="dxa"/>
          </w:tcPr>
          <w:p w14:paraId="4E66E201" w14:textId="77777777" w:rsidR="0086121F" w:rsidRDefault="00C328A1">
            <w:pPr>
              <w:pStyle w:val="Compact"/>
            </w:pPr>
            <w:r>
              <w:t>문제</w:t>
            </w:r>
            <w:r>
              <w:t xml:space="preserve"> </w:t>
            </w:r>
            <w:r>
              <w:t>정의</w:t>
            </w:r>
          </w:p>
        </w:tc>
        <w:tc>
          <w:tcPr>
            <w:tcW w:w="2586" w:type="dxa"/>
          </w:tcPr>
          <w:p w14:paraId="5BF926DD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맥락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특수성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</w:p>
        </w:tc>
        <w:tc>
          <w:tcPr>
            <w:tcW w:w="1616" w:type="dxa"/>
          </w:tcPr>
          <w:p w14:paraId="0054D8B6" w14:textId="77777777" w:rsidR="0086121F" w:rsidRDefault="00C328A1">
            <w:pPr>
              <w:pStyle w:val="Compact"/>
            </w:pPr>
            <w:r>
              <w:t>Week 3-4 (WS 1)</w:t>
            </w:r>
          </w:p>
        </w:tc>
      </w:tr>
      <w:tr w:rsidR="0086121F" w14:paraId="390AAE9C" w14:textId="77777777">
        <w:tc>
          <w:tcPr>
            <w:tcW w:w="969" w:type="dxa"/>
          </w:tcPr>
          <w:p w14:paraId="74C050E2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Ideate</w:t>
            </w:r>
          </w:p>
        </w:tc>
        <w:tc>
          <w:tcPr>
            <w:tcW w:w="2747" w:type="dxa"/>
          </w:tcPr>
          <w:p w14:paraId="10EBDAE7" w14:textId="77777777" w:rsidR="0086121F" w:rsidRDefault="00C328A1">
            <w:pPr>
              <w:pStyle w:val="Compact"/>
            </w:pPr>
            <w:r>
              <w:t>아이디어</w:t>
            </w:r>
            <w:r>
              <w:t xml:space="preserve"> </w:t>
            </w:r>
            <w:r>
              <w:t>발산</w:t>
            </w:r>
          </w:p>
        </w:tc>
        <w:tc>
          <w:tcPr>
            <w:tcW w:w="2586" w:type="dxa"/>
          </w:tcPr>
          <w:p w14:paraId="43397981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브레인스토밍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다중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</w:t>
            </w:r>
          </w:p>
        </w:tc>
        <w:tc>
          <w:tcPr>
            <w:tcW w:w="1616" w:type="dxa"/>
          </w:tcPr>
          <w:p w14:paraId="0EF71C70" w14:textId="77777777" w:rsidR="0086121F" w:rsidRDefault="00C328A1">
            <w:pPr>
              <w:pStyle w:val="Compact"/>
            </w:pPr>
            <w:r>
              <w:t>Week 5-6 (WS 2)</w:t>
            </w:r>
          </w:p>
        </w:tc>
      </w:tr>
      <w:tr w:rsidR="0086121F" w14:paraId="489EF5EB" w14:textId="77777777">
        <w:tc>
          <w:tcPr>
            <w:tcW w:w="969" w:type="dxa"/>
          </w:tcPr>
          <w:p w14:paraId="69D959CE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Prototype</w:t>
            </w:r>
          </w:p>
        </w:tc>
        <w:tc>
          <w:tcPr>
            <w:tcW w:w="2747" w:type="dxa"/>
          </w:tcPr>
          <w:p w14:paraId="52572A72" w14:textId="77777777" w:rsidR="0086121F" w:rsidRDefault="00C328A1">
            <w:pPr>
              <w:pStyle w:val="Compact"/>
            </w:pPr>
            <w:r>
              <w:t>프로토타입</w:t>
            </w:r>
            <w:r>
              <w:t xml:space="preserve"> </w:t>
            </w:r>
            <w:r>
              <w:t>제작</w:t>
            </w:r>
          </w:p>
        </w:tc>
        <w:tc>
          <w:tcPr>
            <w:tcW w:w="2586" w:type="dxa"/>
          </w:tcPr>
          <w:p w14:paraId="750445DB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개입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목업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워크숍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매뉴얼</w:t>
            </w:r>
          </w:p>
        </w:tc>
        <w:tc>
          <w:tcPr>
            <w:tcW w:w="1616" w:type="dxa"/>
          </w:tcPr>
          <w:p w14:paraId="3FF8D8B9" w14:textId="77777777" w:rsidR="0086121F" w:rsidRDefault="00C328A1">
            <w:pPr>
              <w:pStyle w:val="Compact"/>
            </w:pPr>
            <w:r>
              <w:t>Week 7-8 (WS 3)</w:t>
            </w:r>
          </w:p>
        </w:tc>
      </w:tr>
      <w:tr w:rsidR="0086121F" w14:paraId="32384B80" w14:textId="77777777">
        <w:tc>
          <w:tcPr>
            <w:tcW w:w="969" w:type="dxa"/>
          </w:tcPr>
          <w:p w14:paraId="154D0181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Test</w:t>
            </w:r>
          </w:p>
        </w:tc>
        <w:tc>
          <w:tcPr>
            <w:tcW w:w="2747" w:type="dxa"/>
          </w:tcPr>
          <w:p w14:paraId="463F7021" w14:textId="77777777" w:rsidR="0086121F" w:rsidRDefault="00C328A1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테스트</w:t>
            </w:r>
          </w:p>
        </w:tc>
        <w:tc>
          <w:tcPr>
            <w:tcW w:w="2586" w:type="dxa"/>
          </w:tcPr>
          <w:p w14:paraId="0ABD79A8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파일럿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피드백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개선</w:t>
            </w:r>
          </w:p>
        </w:tc>
        <w:tc>
          <w:tcPr>
            <w:tcW w:w="1616" w:type="dxa"/>
          </w:tcPr>
          <w:p w14:paraId="21F0E971" w14:textId="77777777" w:rsidR="0086121F" w:rsidRDefault="00C328A1">
            <w:pPr>
              <w:pStyle w:val="Compact"/>
            </w:pPr>
            <w:r>
              <w:t>Week 9-12 (WS 5)</w:t>
            </w:r>
          </w:p>
        </w:tc>
      </w:tr>
    </w:tbl>
    <w:p w14:paraId="34B530DD" w14:textId="77777777" w:rsidR="0086121F" w:rsidRDefault="00C328A1">
      <w:pPr>
        <w:pStyle w:val="BodyText"/>
      </w:pPr>
      <w:r>
        <w:rPr>
          <w:b/>
          <w:bCs/>
        </w:rPr>
        <w:t>실습</w:t>
      </w:r>
      <w:r>
        <w:rPr>
          <w:b/>
          <w:bCs/>
        </w:rPr>
        <w:t xml:space="preserve"> </w:t>
      </w:r>
      <w:r>
        <w:rPr>
          <w:b/>
          <w:bCs/>
        </w:rPr>
        <w:t>예시</w:t>
      </w:r>
      <w:r>
        <w:rPr>
          <w:b/>
          <w:bCs/>
        </w:rPr>
        <w:t>: Week 6 Ideation Workshop</w:t>
      </w:r>
    </w:p>
    <w:p w14:paraId="26204D14" w14:textId="77777777" w:rsidR="0086121F" w:rsidRDefault="00C328A1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활동</w:t>
      </w:r>
      <w:r>
        <w:rPr>
          <w:rStyle w:val="VerbatimChar"/>
          <w:lang w:eastAsia="ko-KR"/>
        </w:rPr>
        <w:t>: "</w:t>
      </w:r>
      <w:r>
        <w:rPr>
          <w:rStyle w:val="VerbatimChar"/>
          <w:lang w:eastAsia="ko-KR"/>
        </w:rPr>
        <w:t>청소년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우울증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예방</w:t>
      </w:r>
      <w:r>
        <w:rPr>
          <w:rStyle w:val="VerbatimChar"/>
          <w:lang w:eastAsia="ko-KR"/>
        </w:rPr>
        <w:t xml:space="preserve">" </w:t>
      </w:r>
      <w:r>
        <w:rPr>
          <w:rStyle w:val="VerbatimChar"/>
          <w:lang w:eastAsia="ko-KR"/>
        </w:rPr>
        <w:t>아이디어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발산</w:t>
      </w:r>
      <w:r>
        <w:rPr>
          <w:lang w:eastAsia="ko-KR"/>
        </w:rPr>
        <w:br/>
      </w:r>
      <w:r>
        <w:rPr>
          <w:rStyle w:val="VerbatimChar"/>
          <w:lang w:eastAsia="ko-KR"/>
        </w:rPr>
        <w:t>1. Silent Brainstorming (10</w:t>
      </w:r>
      <w:r>
        <w:rPr>
          <w:rStyle w:val="VerbatimChar"/>
          <w:lang w:eastAsia="ko-KR"/>
        </w:rPr>
        <w:t>분</w:t>
      </w:r>
      <w:r>
        <w:rPr>
          <w:rStyle w:val="VerbatimChar"/>
          <w:lang w:eastAsia="ko-KR"/>
        </w:rPr>
        <w:t xml:space="preserve">): </w:t>
      </w:r>
      <w:r>
        <w:rPr>
          <w:rStyle w:val="VerbatimChar"/>
          <w:lang w:eastAsia="ko-KR"/>
        </w:rPr>
        <w:t>개인별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포스트잇에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아이디어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</w:t>
      </w:r>
      <w:r>
        <w:rPr>
          <w:lang w:eastAsia="ko-KR"/>
        </w:rPr>
        <w:br/>
      </w:r>
      <w:r>
        <w:rPr>
          <w:rStyle w:val="VerbatimChar"/>
          <w:lang w:eastAsia="ko-KR"/>
        </w:rPr>
        <w:t>2. Affinity Mapping (15</w:t>
      </w:r>
      <w:r>
        <w:rPr>
          <w:rStyle w:val="VerbatimChar"/>
          <w:lang w:eastAsia="ko-KR"/>
        </w:rPr>
        <w:t>분</w:t>
      </w:r>
      <w:r>
        <w:rPr>
          <w:rStyle w:val="VerbatimChar"/>
          <w:lang w:eastAsia="ko-KR"/>
        </w:rPr>
        <w:t xml:space="preserve">): </w:t>
      </w:r>
      <w:r>
        <w:rPr>
          <w:rStyle w:val="VerbatimChar"/>
          <w:lang w:eastAsia="ko-KR"/>
        </w:rPr>
        <w:t>비슷한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아이디어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그룹화</w:t>
      </w:r>
      <w:r>
        <w:rPr>
          <w:lang w:eastAsia="ko-KR"/>
        </w:rPr>
        <w:br/>
      </w:r>
      <w:r>
        <w:rPr>
          <w:rStyle w:val="VerbatimChar"/>
          <w:lang w:eastAsia="ko-KR"/>
        </w:rPr>
        <w:t>3. Crazy 8s (10</w:t>
      </w:r>
      <w:r>
        <w:rPr>
          <w:rStyle w:val="VerbatimChar"/>
          <w:lang w:eastAsia="ko-KR"/>
        </w:rPr>
        <w:t>분</w:t>
      </w:r>
      <w:r>
        <w:rPr>
          <w:rStyle w:val="VerbatimChar"/>
          <w:lang w:eastAsia="ko-KR"/>
        </w:rPr>
        <w:t>): 8</w:t>
      </w:r>
      <w:r>
        <w:rPr>
          <w:rStyle w:val="VerbatimChar"/>
          <w:lang w:eastAsia="ko-KR"/>
        </w:rPr>
        <w:t>가지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극단적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아이디어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스케치</w:t>
      </w:r>
      <w:r>
        <w:rPr>
          <w:lang w:eastAsia="ko-KR"/>
        </w:rPr>
        <w:br/>
      </w:r>
      <w:r>
        <w:rPr>
          <w:rStyle w:val="VerbatimChar"/>
          <w:lang w:eastAsia="ko-KR"/>
        </w:rPr>
        <w:t>4. Dot Voting (5</w:t>
      </w:r>
      <w:r>
        <w:rPr>
          <w:rStyle w:val="VerbatimChar"/>
          <w:lang w:eastAsia="ko-KR"/>
        </w:rPr>
        <w:t>분</w:t>
      </w:r>
      <w:r>
        <w:rPr>
          <w:rStyle w:val="VerbatimChar"/>
          <w:lang w:eastAsia="ko-KR"/>
        </w:rPr>
        <w:t xml:space="preserve">): </w:t>
      </w:r>
      <w:r>
        <w:rPr>
          <w:rStyle w:val="VerbatimChar"/>
          <w:lang w:eastAsia="ko-KR"/>
        </w:rPr>
        <w:t>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투표로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상위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선정</w:t>
      </w:r>
      <w:r>
        <w:rPr>
          <w:lang w:eastAsia="ko-KR"/>
        </w:rPr>
        <w:br/>
      </w:r>
      <w:r>
        <w:rPr>
          <w:rStyle w:val="VerbatimChar"/>
          <w:lang w:eastAsia="ko-KR"/>
        </w:rPr>
        <w:t>5. Concept Sketching (30</w:t>
      </w:r>
      <w:r>
        <w:rPr>
          <w:rStyle w:val="VerbatimChar"/>
          <w:lang w:eastAsia="ko-KR"/>
        </w:rPr>
        <w:t>분</w:t>
      </w:r>
      <w:r>
        <w:rPr>
          <w:rStyle w:val="VerbatimChar"/>
          <w:lang w:eastAsia="ko-KR"/>
        </w:rPr>
        <w:t xml:space="preserve">): </w:t>
      </w:r>
      <w:r>
        <w:rPr>
          <w:rStyle w:val="VerbatimChar"/>
          <w:lang w:eastAsia="ko-KR"/>
        </w:rPr>
        <w:t>선정된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아이디어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구체화</w:t>
      </w:r>
      <w:r>
        <w:rPr>
          <w:lang w:eastAsia="ko-KR"/>
        </w:rPr>
        <w:br/>
      </w:r>
      <w:r>
        <w:rPr>
          <w:rStyle w:val="VerbatimChar"/>
          <w:lang w:eastAsia="ko-KR"/>
        </w:rPr>
        <w:t>6. Peer Feedback (20</w:t>
      </w:r>
      <w:r>
        <w:rPr>
          <w:rStyle w:val="VerbatimChar"/>
          <w:lang w:eastAsia="ko-KR"/>
        </w:rPr>
        <w:t>분</w:t>
      </w:r>
      <w:r>
        <w:rPr>
          <w:rStyle w:val="VerbatimChar"/>
          <w:lang w:eastAsia="ko-KR"/>
        </w:rPr>
        <w:t xml:space="preserve">): </w:t>
      </w:r>
      <w:r>
        <w:rPr>
          <w:rStyle w:val="VerbatimChar"/>
          <w:lang w:eastAsia="ko-KR"/>
        </w:rPr>
        <w:t>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피드백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동료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평가</w:t>
      </w:r>
      <w:r>
        <w:rPr>
          <w:rStyle w:val="VerbatimChar"/>
          <w:lang w:eastAsia="ko-KR"/>
        </w:rPr>
        <w:t>)</w:t>
      </w:r>
    </w:p>
    <w:p w14:paraId="4039B3FC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사용자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중심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원칙</w:t>
      </w:r>
      <w:r>
        <w:rPr>
          <w:lang w:eastAsia="ko-KR"/>
        </w:rPr>
        <w:t xml:space="preserve">: - </w:t>
      </w:r>
      <w:r>
        <w:rPr>
          <w:b/>
          <w:bCs/>
          <w:lang w:eastAsia="ko-KR"/>
        </w:rPr>
        <w:t>Empathy First</w:t>
      </w:r>
      <w:r>
        <w:rPr>
          <w:lang w:eastAsia="ko-KR"/>
        </w:rPr>
        <w:t>: “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생각하는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≠ </w:t>
      </w:r>
      <w:r>
        <w:rPr>
          <w:lang w:eastAsia="ko-KR"/>
        </w:rPr>
        <w:t>청소년이</w:t>
      </w:r>
      <w:r>
        <w:rPr>
          <w:lang w:eastAsia="ko-KR"/>
        </w:rPr>
        <w:t xml:space="preserve"> </w:t>
      </w:r>
      <w:r>
        <w:rPr>
          <w:lang w:eastAsia="ko-KR"/>
        </w:rPr>
        <w:t>경험하는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” - Week 9 </w:t>
      </w:r>
      <w:r>
        <w:rPr>
          <w:lang w:eastAsia="ko-KR"/>
        </w:rPr>
        <w:t>중고등학교</w:t>
      </w:r>
      <w:r>
        <w:rPr>
          <w:lang w:eastAsia="ko-KR"/>
        </w:rPr>
        <w:t xml:space="preserve"> </w:t>
      </w:r>
      <w:r>
        <w:rPr>
          <w:lang w:eastAsia="ko-KR"/>
        </w:rPr>
        <w:t>방문에서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 - “</w:t>
      </w:r>
      <w:r>
        <w:rPr>
          <w:lang w:eastAsia="ko-KR"/>
        </w:rPr>
        <w:t>당신이</w:t>
      </w:r>
      <w:r>
        <w:rPr>
          <w:lang w:eastAsia="ko-KR"/>
        </w:rPr>
        <w:t xml:space="preserve"> </w:t>
      </w:r>
      <w:r>
        <w:rPr>
          <w:lang w:eastAsia="ko-KR"/>
        </w:rPr>
        <w:t>청소년이라면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프로그램에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것인가</w:t>
      </w:r>
      <w:r>
        <w:rPr>
          <w:lang w:eastAsia="ko-KR"/>
        </w:rPr>
        <w:t xml:space="preserve">?” </w:t>
      </w: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Iterative Refinement</w:t>
      </w:r>
      <w:r>
        <w:rPr>
          <w:lang w:eastAsia="ko-KR"/>
        </w:rPr>
        <w:t>: Worksheet 1-5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선형이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반복적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- Worksheet 3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후에도</w:t>
      </w:r>
      <w:r>
        <w:rPr>
          <w:lang w:eastAsia="ko-KR"/>
        </w:rPr>
        <w:t xml:space="preserve"> Week 10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반영하여</w:t>
      </w:r>
      <w:r>
        <w:rPr>
          <w:lang w:eastAsia="ko-KR"/>
        </w:rPr>
        <w:t xml:space="preserve"> </w:t>
      </w:r>
      <w:r>
        <w:rPr>
          <w:lang w:eastAsia="ko-KR"/>
        </w:rPr>
        <w:t>재설계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Feasibility Check</w:t>
      </w:r>
      <w:r>
        <w:rPr>
          <w:lang w:eastAsia="ko-KR"/>
        </w:rPr>
        <w:t>: “</w:t>
      </w:r>
      <w:r>
        <w:rPr>
          <w:lang w:eastAsia="ko-KR"/>
        </w:rPr>
        <w:t>아이디어는</w:t>
      </w:r>
      <w:r>
        <w:rPr>
          <w:lang w:eastAsia="ko-KR"/>
        </w:rPr>
        <w:t xml:space="preserve"> </w:t>
      </w:r>
      <w:r>
        <w:rPr>
          <w:lang w:eastAsia="ko-KR"/>
        </w:rPr>
        <w:t>멋지지만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가능한가</w:t>
      </w:r>
      <w:r>
        <w:rPr>
          <w:lang w:eastAsia="ko-KR"/>
        </w:rPr>
        <w:t xml:space="preserve">?” - </w:t>
      </w:r>
      <w:r>
        <w:rPr>
          <w:lang w:eastAsia="ko-KR"/>
        </w:rPr>
        <w:t>예산</w:t>
      </w:r>
      <w:r>
        <w:rPr>
          <w:lang w:eastAsia="ko-KR"/>
        </w:rPr>
        <w:t xml:space="preserve">,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윤리적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고려</w:t>
      </w:r>
      <w:r>
        <w:rPr>
          <w:lang w:eastAsia="ko-KR"/>
        </w:rPr>
        <w:t xml:space="preserve"> (Worksheet 3, 4)</w:t>
      </w:r>
    </w:p>
    <w:p w14:paraId="00BA9B79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교수진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역할</w:t>
      </w:r>
      <w:r>
        <w:rPr>
          <w:lang w:eastAsia="ko-KR"/>
        </w:rPr>
        <w:t xml:space="preserve">: - </w:t>
      </w:r>
      <w:r>
        <w:rPr>
          <w:lang w:eastAsia="ko-KR"/>
        </w:rPr>
        <w:t>이해연</w:t>
      </w:r>
      <w:r>
        <w:rPr>
          <w:lang w:eastAsia="ko-KR"/>
        </w:rPr>
        <w:t xml:space="preserve">: </w:t>
      </w:r>
      <w:r>
        <w:rPr>
          <w:lang w:eastAsia="ko-KR"/>
        </w:rPr>
        <w:t>발달심리학적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(“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나이에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개입이</w:t>
      </w:r>
      <w:r>
        <w:rPr>
          <w:lang w:eastAsia="ko-KR"/>
        </w:rPr>
        <w:t xml:space="preserve"> </w:t>
      </w:r>
      <w:r>
        <w:rPr>
          <w:lang w:eastAsia="ko-KR"/>
        </w:rPr>
        <w:t>적절한가</w:t>
      </w:r>
      <w:r>
        <w:rPr>
          <w:lang w:eastAsia="ko-KR"/>
        </w:rPr>
        <w:t xml:space="preserve">?”) - </w:t>
      </w:r>
      <w:r>
        <w:rPr>
          <w:lang w:eastAsia="ko-KR"/>
        </w:rPr>
        <w:t>차지욱</w:t>
      </w:r>
      <w:r>
        <w:rPr>
          <w:lang w:eastAsia="ko-KR"/>
        </w:rPr>
        <w:t xml:space="preserve">: </w:t>
      </w:r>
      <w:r>
        <w:rPr>
          <w:lang w:eastAsia="ko-KR"/>
        </w:rPr>
        <w:t>신경과학적</w:t>
      </w:r>
      <w:r>
        <w:rPr>
          <w:lang w:eastAsia="ko-KR"/>
        </w:rPr>
        <w:t xml:space="preserve"> </w:t>
      </w:r>
      <w:r>
        <w:rPr>
          <w:lang w:eastAsia="ko-KR"/>
        </w:rPr>
        <w:t>기전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(“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발달</w:t>
      </w:r>
      <w:r>
        <w:rPr>
          <w:lang w:eastAsia="ko-KR"/>
        </w:rPr>
        <w:t xml:space="preserve"> </w:t>
      </w:r>
      <w:r>
        <w:rPr>
          <w:lang w:eastAsia="ko-KR"/>
        </w:rPr>
        <w:t>단계상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있을까</w:t>
      </w:r>
      <w:r>
        <w:rPr>
          <w:lang w:eastAsia="ko-KR"/>
        </w:rPr>
        <w:t xml:space="preserve">?”) - 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언어</w:t>
      </w:r>
      <w:r>
        <w:rPr>
          <w:lang w:eastAsia="ko-KR"/>
        </w:rPr>
        <w:t>/</w:t>
      </w:r>
      <w:r>
        <w:rPr>
          <w:lang w:eastAsia="ko-KR"/>
        </w:rPr>
        <w:t>인지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(“</w:t>
      </w:r>
      <w:r>
        <w:rPr>
          <w:lang w:eastAsia="ko-KR"/>
        </w:rPr>
        <w:t>청소년이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언어를</w:t>
      </w:r>
      <w:r>
        <w:rPr>
          <w:lang w:eastAsia="ko-KR"/>
        </w:rPr>
        <w:t xml:space="preserve"> </w:t>
      </w:r>
      <w:r>
        <w:rPr>
          <w:lang w:eastAsia="ko-KR"/>
        </w:rPr>
        <w:t>이해할까</w:t>
      </w:r>
      <w:r>
        <w:rPr>
          <w:lang w:eastAsia="ko-KR"/>
        </w:rPr>
        <w:t>?”)</w:t>
      </w:r>
    </w:p>
    <w:p w14:paraId="11EB2B08" w14:textId="77777777" w:rsidR="0086121F" w:rsidRDefault="00C328A1">
      <w:r>
        <w:rPr>
          <w:noProof/>
        </w:rPr>
      </w:r>
      <w:r w:rsidR="00C328A1">
        <w:rPr>
          <w:noProof/>
        </w:rPr>
        <w:pict w14:anchorId="290683EA">
          <v:rect id="_x0000_i1032" alt="" style="width:468pt;height:.05pt;mso-width-percent:0;mso-height-percent:0;mso-width-percent:0;mso-height-percent:0" o:hralign="center" o:hrstd="t" o:hr="t"/>
        </w:pict>
      </w:r>
    </w:p>
    <w:p w14:paraId="05DE7C9F" w14:textId="77777777" w:rsidR="0086121F" w:rsidRDefault="00C328A1">
      <w:pPr>
        <w:pStyle w:val="Heading2"/>
        <w:rPr>
          <w:lang w:eastAsia="ko-KR"/>
        </w:rPr>
      </w:pPr>
      <w:bookmarkStart w:id="63" w:name="교수진-구성-및-역할"/>
      <w:bookmarkEnd w:id="34"/>
      <w:bookmarkEnd w:id="62"/>
      <w:r>
        <w:rPr>
          <w:lang w:eastAsia="ko-KR"/>
        </w:rPr>
        <w:t xml:space="preserve">6. </w:t>
      </w:r>
      <w:r>
        <w:rPr>
          <w:lang w:eastAsia="ko-KR"/>
        </w:rPr>
        <w:t>교수진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</w:p>
    <w:p w14:paraId="435F8CE8" w14:textId="77777777" w:rsidR="0086121F" w:rsidRDefault="00C328A1">
      <w:pPr>
        <w:pStyle w:val="Heading3"/>
        <w:rPr>
          <w:lang w:eastAsia="ko-KR"/>
        </w:rPr>
      </w:pPr>
      <w:bookmarkStart w:id="64" w:name="가.-책임연구자-pi-이해연-교수"/>
      <w:r>
        <w:rPr>
          <w:lang w:eastAsia="ko-KR"/>
        </w:rPr>
        <w:t>가</w:t>
      </w:r>
      <w:r>
        <w:rPr>
          <w:lang w:eastAsia="ko-KR"/>
        </w:rPr>
        <w:t xml:space="preserve">. </w:t>
      </w:r>
      <w:r>
        <w:rPr>
          <w:lang w:eastAsia="ko-KR"/>
        </w:rPr>
        <w:t>책임연구자</w:t>
      </w:r>
      <w:r>
        <w:rPr>
          <w:lang w:eastAsia="ko-KR"/>
        </w:rPr>
        <w:t xml:space="preserve"> (PI): </w:t>
      </w:r>
      <w:r>
        <w:rPr>
          <w:lang w:eastAsia="ko-KR"/>
        </w:rPr>
        <w:t>이해연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</w:p>
    <w:p w14:paraId="43AD77C3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소속</w:t>
      </w:r>
      <w:r>
        <w:rPr>
          <w:lang w:eastAsia="ko-KR"/>
        </w:rPr>
        <w:t xml:space="preserve">: </w:t>
      </w:r>
      <w:r>
        <w:rPr>
          <w:lang w:eastAsia="ko-KR"/>
        </w:rPr>
        <w:t>심리학과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전공</w:t>
      </w:r>
      <w:r>
        <w:rPr>
          <w:lang w:eastAsia="ko-KR"/>
        </w:rPr>
        <w:t xml:space="preserve">: </w:t>
      </w:r>
      <w:r>
        <w:rPr>
          <w:lang w:eastAsia="ko-KR"/>
        </w:rPr>
        <w:t>발달심리학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학문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분야</w:t>
      </w:r>
      <w:r>
        <w:rPr>
          <w:lang w:eastAsia="ko-KR"/>
        </w:rPr>
        <w:t xml:space="preserve">: </w:t>
      </w:r>
      <w:r>
        <w:rPr>
          <w:lang w:eastAsia="ko-KR"/>
        </w:rPr>
        <w:t>사회과학</w:t>
      </w:r>
    </w:p>
    <w:p w14:paraId="70D83D0B" w14:textId="4771A653" w:rsidR="0086121F" w:rsidRDefault="00C328A1">
      <w:pPr>
        <w:pStyle w:val="BodyText"/>
        <w:rPr>
          <w:ins w:id="65" w:author="Hae Yeon Lee" w:date="2025-10-22T17:26:00Z" w16du:dateUtc="2025-10-22T08:26:00Z"/>
          <w:lang w:eastAsia="ko-KR"/>
        </w:rPr>
      </w:pPr>
      <w:r>
        <w:rPr>
          <w:b/>
          <w:bCs/>
          <w:lang w:eastAsia="ko-KR"/>
        </w:rPr>
        <w:t>최근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성과</w:t>
      </w:r>
      <w:r>
        <w:rPr>
          <w:lang w:eastAsia="ko-KR"/>
        </w:rPr>
        <w:t>: - ⚠</w:t>
      </w:r>
      <w:r>
        <w:rPr>
          <w:lang w:eastAsia="ko-KR"/>
        </w:rPr>
        <w:t>️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성장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마인드셋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연구</w:t>
      </w:r>
      <w:del w:id="66" w:author="Hae Yeon Lee" w:date="2025-10-22T17:30:00Z" w16du:dateUtc="2025-10-22T08:30:00Z">
        <w:r w:rsidDel="00EF6B34">
          <w:rPr>
            <w:lang w:eastAsia="ko-KR"/>
          </w:rPr>
          <w:delText xml:space="preserve"> (</w:delText>
        </w:r>
        <w:commentRangeStart w:id="67"/>
        <w:r w:rsidDel="00EF6B34">
          <w:rPr>
            <w:lang w:eastAsia="ko-KR"/>
          </w:rPr>
          <w:delText>정확한</w:delText>
        </w:r>
        <w:r w:rsidDel="00EF6B34">
          <w:rPr>
            <w:lang w:eastAsia="ko-KR"/>
          </w:rPr>
          <w:delText xml:space="preserve"> </w:delText>
        </w:r>
        <w:r w:rsidDel="00EF6B34">
          <w:rPr>
            <w:lang w:eastAsia="ko-KR"/>
          </w:rPr>
          <w:delText>논문</w:delText>
        </w:r>
        <w:r w:rsidDel="00EF6B34">
          <w:rPr>
            <w:lang w:eastAsia="ko-KR"/>
          </w:rPr>
          <w:delText xml:space="preserve"> </w:delText>
        </w:r>
        <w:commentRangeEnd w:id="67"/>
        <w:r w:rsidR="00EA7FF1" w:rsidDel="00EF6B34">
          <w:rPr>
            <w:rStyle w:val="CommentReference"/>
          </w:rPr>
          <w:commentReference w:id="67"/>
        </w:r>
        <w:r w:rsidDel="00EF6B34">
          <w:rPr>
            <w:lang w:eastAsia="ko-KR"/>
          </w:rPr>
          <w:delText>정보</w:delText>
        </w:r>
        <w:r w:rsidDel="00EF6B34">
          <w:rPr>
            <w:lang w:eastAsia="ko-KR"/>
          </w:rPr>
          <w:delText xml:space="preserve"> </w:delText>
        </w:r>
        <w:r w:rsidDel="00EF6B34">
          <w:rPr>
            <w:lang w:eastAsia="ko-KR"/>
          </w:rPr>
          <w:delText>확인</w:delText>
        </w:r>
        <w:r w:rsidDel="00EF6B34">
          <w:rPr>
            <w:lang w:eastAsia="ko-KR"/>
          </w:rPr>
          <w:delText xml:space="preserve"> </w:delText>
        </w:r>
        <w:r w:rsidDel="00EF6B34">
          <w:rPr>
            <w:lang w:eastAsia="ko-KR"/>
          </w:rPr>
          <w:delText>필요</w:delText>
        </w:r>
        <w:r w:rsidDel="00EF6B34">
          <w:rPr>
            <w:lang w:eastAsia="ko-KR"/>
          </w:rPr>
          <w:delText>)</w:delText>
        </w:r>
      </w:del>
      <w:r>
        <w:rPr>
          <w:lang w:eastAsia="ko-KR"/>
        </w:rPr>
        <w:t xml:space="preserve">: - </w:t>
      </w:r>
      <w:ins w:id="68" w:author="Hae Yeon Lee" w:date="2025-10-22T17:28:00Z" w16du:dateUtc="2025-10-22T08:28:00Z">
        <w:r w:rsidR="00EA7FF1">
          <w:rPr>
            <w:rFonts w:hint="eastAsia"/>
            <w:lang w:eastAsia="ko-KR"/>
          </w:rPr>
          <w:t>학교</w:t>
        </w:r>
        <w:r w:rsidR="00EA7FF1">
          <w:rPr>
            <w:rFonts w:hint="eastAsia"/>
            <w:lang w:eastAsia="ko-KR"/>
          </w:rPr>
          <w:t xml:space="preserve"> </w:t>
        </w:r>
        <w:r w:rsidR="00EA7FF1">
          <w:rPr>
            <w:rFonts w:hint="eastAsia"/>
            <w:lang w:eastAsia="ko-KR"/>
          </w:rPr>
          <w:t>현장</w:t>
        </w:r>
        <w:r w:rsidR="00EA7FF1">
          <w:rPr>
            <w:rFonts w:hint="eastAsia"/>
            <w:lang w:eastAsia="ko-KR"/>
          </w:rPr>
          <w:t xml:space="preserve"> </w:t>
        </w:r>
        <w:r w:rsidR="00EA7FF1">
          <w:rPr>
            <w:rFonts w:hint="eastAsia"/>
            <w:lang w:eastAsia="ko-KR"/>
          </w:rPr>
          <w:t>기반</w:t>
        </w:r>
        <w:r w:rsidR="00EA7FF1">
          <w:rPr>
            <w:rFonts w:hint="eastAsia"/>
            <w:lang w:eastAsia="ko-KR"/>
          </w:rPr>
          <w:t xml:space="preserve"> </w:t>
        </w:r>
        <w:r w:rsidR="00EA7FF1">
          <w:rPr>
            <w:rFonts w:hint="eastAsia"/>
            <w:lang w:eastAsia="ko-KR"/>
          </w:rPr>
          <w:t>적용을</w:t>
        </w:r>
        <w:r w:rsidR="00EA7FF1">
          <w:rPr>
            <w:rFonts w:hint="eastAsia"/>
            <w:lang w:eastAsia="ko-KR"/>
          </w:rPr>
          <w:t xml:space="preserve"> </w:t>
        </w:r>
        <w:r w:rsidR="00EA7FF1">
          <w:rPr>
            <w:rFonts w:hint="eastAsia"/>
            <w:lang w:eastAsia="ko-KR"/>
          </w:rPr>
          <w:t>위한</w:t>
        </w:r>
        <w:r w:rsidR="00EA7FF1">
          <w:rPr>
            <w:rFonts w:hint="eastAsia"/>
            <w:lang w:eastAsia="ko-KR"/>
          </w:rPr>
          <w:t xml:space="preserve"> </w:t>
        </w:r>
      </w:ins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마인드셋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del w:id="69" w:author="Hae Yeon Lee" w:date="2025-10-22T17:28:00Z" w16du:dateUtc="2025-10-22T08:28:00Z">
        <w:r w:rsidDel="00EA7FF1">
          <w:rPr>
            <w:lang w:eastAsia="ko-KR"/>
          </w:rPr>
          <w:delText>-</w:delText>
        </w:r>
      </w:del>
      <w:ins w:id="70" w:author="Hae Yeon Lee" w:date="2025-10-22T17:28:00Z" w16du:dateUtc="2025-10-22T08:28:00Z">
        <w:r w:rsidR="00EA7FF1">
          <w:rPr>
            <w:lang w:eastAsia="ko-KR"/>
          </w:rPr>
          <w:t>–</w:t>
        </w:r>
      </w:ins>
      <w:r>
        <w:rPr>
          <w:lang w:eastAsia="ko-KR"/>
        </w:rPr>
        <w:t xml:space="preserve"> </w:t>
      </w:r>
      <w:ins w:id="71" w:author="Hae Yeon Lee" w:date="2025-10-22T17:28:00Z" w16du:dateUtc="2025-10-22T08:28:00Z">
        <w:r w:rsidR="00EA7FF1">
          <w:rPr>
            <w:rFonts w:hint="eastAsia"/>
            <w:lang w:eastAsia="ko-KR"/>
          </w:rPr>
          <w:t>미국</w:t>
        </w:r>
        <w:r w:rsidR="00EA7FF1">
          <w:rPr>
            <w:rFonts w:hint="eastAsia"/>
            <w:lang w:eastAsia="ko-KR"/>
          </w:rPr>
          <w:t xml:space="preserve">, </w:t>
        </w:r>
        <w:r w:rsidR="00EA7FF1">
          <w:rPr>
            <w:rFonts w:hint="eastAsia"/>
            <w:lang w:eastAsia="ko-KR"/>
          </w:rPr>
          <w:t>싱가포르</w:t>
        </w:r>
        <w:r w:rsidR="00EA7FF1">
          <w:rPr>
            <w:rFonts w:hint="eastAsia"/>
            <w:lang w:eastAsia="ko-KR"/>
          </w:rPr>
          <w:t xml:space="preserve">, </w:t>
        </w:r>
        <w:r w:rsidR="00EA7FF1">
          <w:rPr>
            <w:rFonts w:hint="eastAsia"/>
            <w:lang w:eastAsia="ko-KR"/>
          </w:rPr>
          <w:t>한국</w:t>
        </w:r>
        <w:r w:rsidR="00EA7FF1">
          <w:rPr>
            <w:rFonts w:hint="eastAsia"/>
            <w:lang w:eastAsia="ko-KR"/>
          </w:rPr>
          <w:t xml:space="preserve"> </w:t>
        </w:r>
      </w:ins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회복탄력성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TLSASR Dataset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: </w:t>
      </w:r>
      <w:del w:id="72" w:author="Hae Yeon Lee" w:date="2025-10-22T17:28:00Z" w16du:dateUtc="2025-10-22T08:28:00Z">
        <w:r w:rsidDel="00EA7FF1">
          <w:rPr>
            <w:rFonts w:hint="eastAsia"/>
            <w:lang w:eastAsia="ko-KR"/>
          </w:rPr>
          <w:delText>한국</w:delText>
        </w:r>
      </w:del>
      <w:ins w:id="73" w:author="Hae Yeon Lee" w:date="2025-10-22T17:28:00Z" w16du:dateUtc="2025-10-22T08:28:00Z">
        <w:r w:rsidR="00EA7FF1">
          <w:rPr>
            <w:rFonts w:hint="eastAsia"/>
            <w:lang w:eastAsia="ko-KR"/>
          </w:rPr>
          <w:t>미국</w:t>
        </w:r>
        <w:r w:rsidR="00EA7FF1">
          <w:rPr>
            <w:lang w:eastAsia="ko-KR"/>
          </w:rPr>
          <w:t xml:space="preserve">, </w:t>
        </w:r>
        <w:r w:rsidR="00EA7FF1">
          <w:rPr>
            <w:rFonts w:hint="eastAsia"/>
            <w:lang w:eastAsia="ko-KR"/>
          </w:rPr>
          <w:t>싱가포르</w:t>
        </w:r>
      </w:ins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종단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ins w:id="74" w:author="Hae Yeon Lee" w:date="2025-10-22T17:30:00Z" w16du:dateUtc="2025-10-22T08:30:00Z">
        <w:r w:rsidR="00F4617E">
          <w:rPr>
            <w:rFonts w:hint="eastAsia"/>
            <w:lang w:eastAsia="ko-KR"/>
          </w:rPr>
          <w:t xml:space="preserve">, </w:t>
        </w:r>
        <w:r w:rsidR="00F4617E">
          <w:rPr>
            <w:rFonts w:hint="eastAsia"/>
            <w:lang w:eastAsia="ko-KR"/>
          </w:rPr>
          <w:t>한</w:t>
        </w:r>
      </w:ins>
      <w:ins w:id="75" w:author="Hae Yeon Lee" w:date="2025-10-22T17:31:00Z" w16du:dateUtc="2025-10-22T08:31:00Z">
        <w:r w:rsidR="00F4617E">
          <w:rPr>
            <w:rFonts w:hint="eastAsia"/>
            <w:lang w:eastAsia="ko-KR"/>
          </w:rPr>
          <w:t>국</w:t>
        </w:r>
        <w:r w:rsidR="00F4617E">
          <w:rPr>
            <w:rFonts w:hint="eastAsia"/>
            <w:lang w:eastAsia="ko-KR"/>
          </w:rPr>
          <w:t xml:space="preserve"> </w:t>
        </w:r>
        <w:r w:rsidR="00F4617E">
          <w:rPr>
            <w:rFonts w:hint="eastAsia"/>
            <w:lang w:eastAsia="ko-KR"/>
          </w:rPr>
          <w:t>부모</w:t>
        </w:r>
        <w:r w:rsidR="00F4617E">
          <w:rPr>
            <w:rFonts w:hint="eastAsia"/>
            <w:lang w:eastAsia="ko-KR"/>
          </w:rPr>
          <w:t>-</w:t>
        </w:r>
        <w:r w:rsidR="00F4617E">
          <w:rPr>
            <w:rFonts w:hint="eastAsia"/>
            <w:lang w:eastAsia="ko-KR"/>
          </w:rPr>
          <w:t>청소년</w:t>
        </w:r>
        <w:r w:rsidR="00F4617E">
          <w:rPr>
            <w:rFonts w:hint="eastAsia"/>
            <w:lang w:eastAsia="ko-KR"/>
          </w:rPr>
          <w:t xml:space="preserve"> </w:t>
        </w:r>
        <w:r w:rsidR="00F4617E">
          <w:rPr>
            <w:rFonts w:hint="eastAsia"/>
            <w:lang w:eastAsia="ko-KR"/>
          </w:rPr>
          <w:t>심리생리사회적</w:t>
        </w:r>
        <w:r w:rsidR="00F4617E">
          <w:rPr>
            <w:rFonts w:hint="eastAsia"/>
            <w:lang w:eastAsia="ko-KR"/>
          </w:rPr>
          <w:t xml:space="preserve"> </w:t>
        </w:r>
        <w:r w:rsidR="00F4617E">
          <w:rPr>
            <w:rFonts w:hint="eastAsia"/>
            <w:lang w:eastAsia="ko-KR"/>
          </w:rPr>
          <w:t>스트레스</w:t>
        </w:r>
        <w:r w:rsidR="00F4617E">
          <w:rPr>
            <w:rFonts w:hint="eastAsia"/>
            <w:lang w:eastAsia="ko-KR"/>
          </w:rPr>
          <w:t xml:space="preserve"> </w:t>
        </w:r>
        <w:r w:rsidR="00F4617E">
          <w:rPr>
            <w:rFonts w:hint="eastAsia"/>
            <w:lang w:eastAsia="ko-KR"/>
          </w:rPr>
          <w:t>및</w:t>
        </w:r>
        <w:r w:rsidR="00F4617E">
          <w:rPr>
            <w:rFonts w:hint="eastAsia"/>
            <w:lang w:eastAsia="ko-KR"/>
          </w:rPr>
          <w:t xml:space="preserve"> </w:t>
        </w:r>
        <w:r w:rsidR="00F4617E">
          <w:rPr>
            <w:rFonts w:hint="eastAsia"/>
            <w:lang w:eastAsia="ko-KR"/>
          </w:rPr>
          <w:t>회복탄력성</w:t>
        </w:r>
        <w:r w:rsidR="00F4617E">
          <w:rPr>
            <w:rFonts w:hint="eastAsia"/>
            <w:lang w:eastAsia="ko-KR"/>
          </w:rPr>
          <w:t xml:space="preserve"> </w:t>
        </w:r>
        <w:r w:rsidR="00F4617E">
          <w:rPr>
            <w:rFonts w:hint="eastAsia"/>
            <w:lang w:eastAsia="ko-KR"/>
          </w:rPr>
          <w:t>대화</w:t>
        </w:r>
        <w:r w:rsidR="00F4617E">
          <w:rPr>
            <w:rFonts w:hint="eastAsia"/>
            <w:lang w:eastAsia="ko-KR"/>
          </w:rPr>
          <w:t xml:space="preserve"> </w:t>
        </w:r>
        <w:r w:rsidR="00F4617E">
          <w:rPr>
            <w:rFonts w:hint="eastAsia"/>
            <w:lang w:eastAsia="ko-KR"/>
          </w:rPr>
          <w:t>연구</w:t>
        </w:r>
      </w:ins>
    </w:p>
    <w:p w14:paraId="2EFFB0B4" w14:textId="17807C22" w:rsidR="00EA7FF1" w:rsidRPr="00656F1D" w:rsidRDefault="00656F1D">
      <w:pPr>
        <w:pStyle w:val="BodyText"/>
        <w:rPr>
          <w:ins w:id="76" w:author="Hae Yeon Lee" w:date="2025-10-22T17:27:00Z" w16du:dateUtc="2025-10-22T08:27:00Z"/>
          <w:rPrChange w:id="77" w:author="Hae Yeon Lee" w:date="2025-10-22T17:29:00Z" w16du:dateUtc="2025-10-22T08:29:00Z">
            <w:rPr>
              <w:ins w:id="78" w:author="Hae Yeon Lee" w:date="2025-10-22T17:27:00Z" w16du:dateUtc="2025-10-22T08:27:00Z"/>
              <w:rFonts w:ascii="Helvetica" w:eastAsia="Times New Roman" w:hAnsi="Helvetica" w:cs="Times New Roman"/>
              <w:color w:val="000000"/>
              <w:sz w:val="16"/>
              <w:szCs w:val="16"/>
              <w:lang w:eastAsia="ko-KR"/>
            </w:rPr>
          </w:rPrChange>
        </w:rPr>
        <w:pPrChange w:id="79" w:author="Hae Yeon Lee" w:date="2025-10-22T17:29:00Z" w16du:dateUtc="2025-10-22T08:29:00Z">
          <w:pPr>
            <w:spacing w:after="0"/>
          </w:pPr>
        </w:pPrChange>
      </w:pPr>
      <w:proofErr w:type="spellStart"/>
      <w:ins w:id="80" w:author="Hae Yeon Lee" w:date="2025-10-22T17:29:00Z" w16du:dateUtc="2025-10-22T08:29:00Z">
        <w:r>
          <w:rPr>
            <w:b/>
            <w:bCs/>
          </w:rPr>
          <w:t>최근</w:t>
        </w:r>
        <w:proofErr w:type="spellEnd"/>
        <w:r>
          <w:rPr>
            <w:b/>
            <w:bCs/>
          </w:rPr>
          <w:t xml:space="preserve"> </w:t>
        </w:r>
        <w:proofErr w:type="spellStart"/>
        <w:r>
          <w:rPr>
            <w:b/>
            <w:bCs/>
          </w:rPr>
          <w:t>주요</w:t>
        </w:r>
        <w:proofErr w:type="spellEnd"/>
        <w:r>
          <w:rPr>
            <w:b/>
            <w:bCs/>
          </w:rPr>
          <w:t xml:space="preserve"> </w:t>
        </w:r>
        <w:proofErr w:type="spellStart"/>
        <w:r>
          <w:rPr>
            <w:b/>
            <w:bCs/>
          </w:rPr>
          <w:t>연구</w:t>
        </w:r>
        <w:proofErr w:type="spellEnd"/>
        <w:r>
          <w:rPr>
            <w:b/>
            <w:bCs/>
          </w:rPr>
          <w:t xml:space="preserve"> </w:t>
        </w:r>
        <w:proofErr w:type="spellStart"/>
        <w:r>
          <w:rPr>
            <w:b/>
            <w:bCs/>
          </w:rPr>
          <w:t>성과</w:t>
        </w:r>
        <w:proofErr w:type="spellEnd"/>
        <w:r>
          <w:t xml:space="preserve">: </w:t>
        </w:r>
      </w:ins>
      <w:ins w:id="81" w:author="Hae Yeon Lee" w:date="2025-10-22T17:30:00Z" w16du:dateUtc="2025-10-22T08:30:00Z">
        <w:r>
          <w:rPr>
            <w:rFonts w:hint="eastAsia"/>
            <w:lang w:eastAsia="ko-KR"/>
          </w:rPr>
          <w:t xml:space="preserve"> </w:t>
        </w:r>
      </w:ins>
      <w:ins w:id="82" w:author="Hae Yeon Lee" w:date="2025-10-22T17:26:00Z" w16du:dateUtc="2025-10-22T08:26:00Z">
        <w:r w:rsidR="00EA7FF1" w:rsidRPr="00656F1D">
          <w:rPr>
            <w:b/>
            <w:bCs/>
            <w:rPrChange w:id="83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Lee, H. Y.</w:t>
        </w:r>
        <w:r w:rsidR="00EA7FF1" w:rsidRPr="00656F1D">
          <w:rPr>
            <w:b/>
            <w:bCs/>
            <w:rPrChange w:id="84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1"/>
                <w:szCs w:val="11"/>
                <w:lang w:eastAsia="ko-KR"/>
              </w:rPr>
            </w:rPrChange>
          </w:rPr>
          <w:t>#</w:t>
        </w:r>
        <w:r w:rsidR="00EA7FF1" w:rsidRPr="00656F1D">
          <w:rPr>
            <w:b/>
            <w:bCs/>
            <w:rPrChange w:id="85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,</w:t>
        </w:r>
        <w:r w:rsidR="00EA7FF1" w:rsidRPr="00656F1D">
          <w:rPr>
            <w:rPrChange w:id="86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 xml:space="preserve"> Gürel, C.</w:t>
        </w:r>
        <w:r w:rsidR="00EA7FF1" w:rsidRPr="00656F1D">
          <w:rPr>
            <w:rPrChange w:id="87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1"/>
                <w:szCs w:val="11"/>
                <w:lang w:eastAsia="ko-KR"/>
              </w:rPr>
            </w:rPrChange>
          </w:rPr>
          <w:t>#</w:t>
        </w:r>
        <w:r w:rsidR="00EA7FF1" w:rsidRPr="00656F1D">
          <w:rPr>
            <w:rPrChange w:id="88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, Overbeek, G., &amp; Brummelman, E. (2025). Better than you or who I used to be:</w:t>
        </w:r>
      </w:ins>
      <w:ins w:id="89" w:author="Hae Yeon Lee" w:date="2025-10-22T17:29:00Z" w16du:dateUtc="2025-10-22T08:29:00Z">
        <w:r>
          <w:rPr>
            <w:rFonts w:hint="eastAsia"/>
            <w:lang w:eastAsia="ko-KR"/>
          </w:rPr>
          <w:t xml:space="preserve"> </w:t>
        </w:r>
      </w:ins>
      <w:ins w:id="90" w:author="Hae Yeon Lee" w:date="2025-10-22T17:26:00Z" w16du:dateUtc="2025-10-22T08:26:00Z">
        <w:r w:rsidR="00EA7FF1" w:rsidRPr="00656F1D">
          <w:rPr>
            <w:rPrChange w:id="91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 xml:space="preserve">Social comparison, but not temporal comparison, maintains narcissism in adolescence. </w:t>
        </w:r>
        <w:r w:rsidR="00EA7FF1" w:rsidRPr="00656F1D">
          <w:rPr>
            <w:i/>
            <w:iCs/>
            <w:rPrChange w:id="92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Development and</w:t>
        </w:r>
      </w:ins>
      <w:ins w:id="93" w:author="Hae Yeon Lee" w:date="2025-10-22T17:29:00Z" w16du:dateUtc="2025-10-22T08:29:00Z">
        <w:r w:rsidRPr="00656F1D">
          <w:rPr>
            <w:i/>
            <w:iCs/>
            <w:lang w:eastAsia="ko-KR"/>
            <w:rPrChange w:id="94" w:author="Hae Yeon Lee" w:date="2025-10-22T17:29:00Z" w16du:dateUtc="2025-10-22T08:29:00Z">
              <w:rPr>
                <w:lang w:eastAsia="ko-KR"/>
              </w:rPr>
            </w:rPrChange>
          </w:rPr>
          <w:t xml:space="preserve"> </w:t>
        </w:r>
      </w:ins>
      <w:ins w:id="95" w:author="Hae Yeon Lee" w:date="2025-10-22T17:26:00Z" w16du:dateUtc="2025-10-22T08:26:00Z">
        <w:r w:rsidR="00EA7FF1" w:rsidRPr="00656F1D">
          <w:rPr>
            <w:i/>
            <w:iCs/>
            <w:rPrChange w:id="96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Psychopathology</w:t>
        </w:r>
        <w:r w:rsidR="00EA7FF1" w:rsidRPr="00656F1D">
          <w:rPr>
            <w:rPrChange w:id="97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, 1-15. </w:t>
        </w:r>
      </w:ins>
    </w:p>
    <w:p w14:paraId="4D5A28F4" w14:textId="77777777" w:rsidR="00656F1D" w:rsidRPr="009B42B6" w:rsidRDefault="00656F1D" w:rsidP="00656F1D">
      <w:pPr>
        <w:pStyle w:val="BodyText"/>
        <w:rPr>
          <w:ins w:id="98" w:author="Hae Yeon Lee" w:date="2025-10-22T17:29:00Z" w16du:dateUtc="2025-10-22T08:29:00Z"/>
        </w:rPr>
      </w:pPr>
      <w:ins w:id="99" w:author="Hae Yeon Lee" w:date="2025-10-22T17:29:00Z" w16du:dateUtc="2025-10-22T08:29:00Z">
        <w:r w:rsidRPr="009B42B6">
          <w:t xml:space="preserve">Yeager, D. S., &amp; </w:t>
        </w:r>
        <w:r w:rsidRPr="009B42B6">
          <w:rPr>
            <w:b/>
            <w:bCs/>
          </w:rPr>
          <w:t>Lee, H. Y.</w:t>
        </w:r>
        <w:r w:rsidRPr="009B42B6">
          <w:t xml:space="preserve"> (2022). The incremental theory of personality intervention. In G. M. Walton, &amp; A. </w:t>
        </w:r>
        <w:proofErr w:type="spellStart"/>
        <w:proofErr w:type="gramStart"/>
        <w:r w:rsidRPr="009B42B6">
          <w:t>J.Crum</w:t>
        </w:r>
        <w:proofErr w:type="spellEnd"/>
        <w:proofErr w:type="gramEnd"/>
        <w:r w:rsidRPr="009B42B6">
          <w:t xml:space="preserve"> (Eds.), Handbook of wise interventions: How social-psychological insights can help solve problems.</w:t>
        </w:r>
        <w:r>
          <w:rPr>
            <w:rFonts w:hint="eastAsia"/>
            <w:lang w:eastAsia="ko-KR"/>
          </w:rPr>
          <w:t xml:space="preserve"> </w:t>
        </w:r>
        <w:r w:rsidRPr="009B42B6">
          <w:t>Guilford Press: New York, NY.</w:t>
        </w:r>
      </w:ins>
    </w:p>
    <w:p w14:paraId="531A5887" w14:textId="5086F475" w:rsidR="00EA7FF1" w:rsidRPr="00656F1D" w:rsidRDefault="00EA7FF1">
      <w:pPr>
        <w:pStyle w:val="BodyText"/>
        <w:rPr>
          <w:ins w:id="100" w:author="Hae Yeon Lee" w:date="2025-10-22T17:27:00Z" w16du:dateUtc="2025-10-22T08:27:00Z"/>
          <w:rPrChange w:id="101" w:author="Hae Yeon Lee" w:date="2025-10-22T17:29:00Z" w16du:dateUtc="2025-10-22T08:29:00Z">
            <w:rPr>
              <w:ins w:id="102" w:author="Hae Yeon Lee" w:date="2025-10-22T17:27:00Z" w16du:dateUtc="2025-10-22T08:27:00Z"/>
              <w:rFonts w:ascii="Helvetica" w:eastAsia="Times New Roman" w:hAnsi="Helvetica" w:cs="Times New Roman"/>
              <w:color w:val="000000"/>
              <w:sz w:val="16"/>
              <w:szCs w:val="16"/>
              <w:lang w:eastAsia="ko-KR"/>
            </w:rPr>
          </w:rPrChange>
        </w:rPr>
        <w:pPrChange w:id="103" w:author="Hae Yeon Lee" w:date="2025-10-22T17:29:00Z" w16du:dateUtc="2025-10-22T08:29:00Z">
          <w:pPr>
            <w:spacing w:after="0"/>
          </w:pPr>
        </w:pPrChange>
      </w:pPr>
      <w:ins w:id="104" w:author="Hae Yeon Lee" w:date="2025-10-22T17:27:00Z" w16du:dateUtc="2025-10-22T08:27:00Z">
        <w:r w:rsidRPr="00656F1D">
          <w:rPr>
            <w:b/>
            <w:bCs/>
            <w:rPrChange w:id="105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Lee, H. Y.,</w:t>
        </w:r>
        <w:r w:rsidRPr="00656F1D">
          <w:rPr>
            <w:rPrChange w:id="106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 xml:space="preserve"> Jamieson, J. P., Reis, H. T., Beevers, C. G., Josephs, R. A., Mullarkey, M. C., O’Brien, J., &amp; Yeager, D. S.</w:t>
        </w:r>
      </w:ins>
      <w:ins w:id="107" w:author="Hae Yeon Lee" w:date="2025-10-22T17:29:00Z" w16du:dateUtc="2025-10-22T08:29:00Z">
        <w:r w:rsidR="00656F1D">
          <w:rPr>
            <w:rFonts w:hint="eastAsia"/>
            <w:lang w:eastAsia="ko-KR"/>
          </w:rPr>
          <w:t xml:space="preserve"> </w:t>
        </w:r>
      </w:ins>
      <w:ins w:id="108" w:author="Hae Yeon Lee" w:date="2025-10-22T17:27:00Z" w16du:dateUtc="2025-10-22T08:27:00Z">
        <w:r w:rsidRPr="00656F1D">
          <w:rPr>
            <w:rPrChange w:id="109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(2020). Getting fewer “likes” than others on social media elicits emotional distress among victimized</w:t>
        </w:r>
      </w:ins>
      <w:ins w:id="110" w:author="Hae Yeon Lee" w:date="2025-10-22T17:29:00Z" w16du:dateUtc="2025-10-22T08:29:00Z">
        <w:r w:rsidR="00656F1D">
          <w:rPr>
            <w:rFonts w:hint="eastAsia"/>
            <w:lang w:eastAsia="ko-KR"/>
          </w:rPr>
          <w:t xml:space="preserve"> </w:t>
        </w:r>
      </w:ins>
      <w:ins w:id="111" w:author="Hae Yeon Lee" w:date="2025-10-22T17:27:00Z" w16du:dateUtc="2025-10-22T08:27:00Z">
        <w:r w:rsidRPr="00656F1D">
          <w:rPr>
            <w:rPrChange w:id="112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 xml:space="preserve">adolescents. </w:t>
        </w:r>
        <w:r w:rsidRPr="00656F1D">
          <w:rPr>
            <w:i/>
            <w:iCs/>
            <w:rPrChange w:id="113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Child Development, 91</w:t>
        </w:r>
        <w:r w:rsidRPr="00656F1D">
          <w:rPr>
            <w:rPrChange w:id="114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(6), 2141-2159.</w:t>
        </w:r>
      </w:ins>
    </w:p>
    <w:p w14:paraId="318D488D" w14:textId="1D746D43" w:rsidR="00EA7FF1" w:rsidRPr="00656F1D" w:rsidRDefault="00EA7FF1">
      <w:pPr>
        <w:pStyle w:val="BodyText"/>
        <w:rPr>
          <w:ins w:id="115" w:author="Hae Yeon Lee" w:date="2025-10-22T17:27:00Z" w16du:dateUtc="2025-10-22T08:27:00Z"/>
          <w:rPrChange w:id="116" w:author="Hae Yeon Lee" w:date="2025-10-22T17:29:00Z" w16du:dateUtc="2025-10-22T08:29:00Z">
            <w:rPr>
              <w:ins w:id="117" w:author="Hae Yeon Lee" w:date="2025-10-22T17:27:00Z" w16du:dateUtc="2025-10-22T08:27:00Z"/>
              <w:rFonts w:ascii="Helvetica" w:eastAsia="Times New Roman" w:hAnsi="Helvetica" w:cs="Times New Roman"/>
              <w:color w:val="000000"/>
              <w:sz w:val="16"/>
              <w:szCs w:val="16"/>
              <w:lang w:eastAsia="ko-KR"/>
            </w:rPr>
          </w:rPrChange>
        </w:rPr>
        <w:pPrChange w:id="118" w:author="Hae Yeon Lee" w:date="2025-10-22T17:29:00Z" w16du:dateUtc="2025-10-22T08:29:00Z">
          <w:pPr>
            <w:spacing w:after="0"/>
          </w:pPr>
        </w:pPrChange>
      </w:pPr>
      <w:ins w:id="119" w:author="Hae Yeon Lee" w:date="2025-10-22T17:27:00Z" w16du:dateUtc="2025-10-22T08:27:00Z">
        <w:r w:rsidRPr="00656F1D">
          <w:rPr>
            <w:b/>
            <w:bCs/>
            <w:rPrChange w:id="120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Lee, H. Y.,</w:t>
        </w:r>
        <w:r w:rsidRPr="00656F1D">
          <w:rPr>
            <w:rPrChange w:id="121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 xml:space="preserve"> Jamieson, J. P., Miu, A. S., Josephs, R. A., &amp; Yeager, D. S. (2019). An entity theory of intelligence</w:t>
        </w:r>
      </w:ins>
      <w:ins w:id="122" w:author="Hae Yeon Lee" w:date="2025-10-22T17:29:00Z" w16du:dateUtc="2025-10-22T08:29:00Z">
        <w:r w:rsidR="00656F1D">
          <w:rPr>
            <w:rFonts w:hint="eastAsia"/>
            <w:lang w:eastAsia="ko-KR"/>
          </w:rPr>
          <w:t xml:space="preserve"> </w:t>
        </w:r>
      </w:ins>
      <w:ins w:id="123" w:author="Hae Yeon Lee" w:date="2025-10-22T17:27:00Z" w16du:dateUtc="2025-10-22T08:27:00Z">
        <w:r w:rsidRPr="00656F1D">
          <w:rPr>
            <w:rPrChange w:id="124" w:author="Hae Yeon Lee" w:date="2025-10-22T17:29:00Z" w16du:dateUtc="2025-10-22T08:29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predicts higher cortisol levels when high school grades are declining. Child Development, 90(6), e849-e867.</w:t>
        </w:r>
      </w:ins>
    </w:p>
    <w:p w14:paraId="77EA94C9" w14:textId="48954F6B" w:rsidR="00656F1D" w:rsidRPr="00656F1D" w:rsidRDefault="00656F1D">
      <w:pPr>
        <w:pStyle w:val="BodyText"/>
        <w:rPr>
          <w:ins w:id="125" w:author="Hae Yeon Lee" w:date="2025-10-22T17:30:00Z" w16du:dateUtc="2025-10-22T08:30:00Z"/>
          <w:rPrChange w:id="126" w:author="Hae Yeon Lee" w:date="2025-10-22T17:30:00Z" w16du:dateUtc="2025-10-22T08:30:00Z">
            <w:rPr>
              <w:ins w:id="127" w:author="Hae Yeon Lee" w:date="2025-10-22T17:30:00Z" w16du:dateUtc="2025-10-22T08:30:00Z"/>
              <w:rFonts w:ascii="Helvetica" w:eastAsia="Times New Roman" w:hAnsi="Helvetica" w:cs="Times New Roman"/>
              <w:color w:val="000000"/>
              <w:sz w:val="16"/>
              <w:szCs w:val="16"/>
              <w:lang w:eastAsia="ko-KR"/>
            </w:rPr>
          </w:rPrChange>
        </w:rPr>
        <w:pPrChange w:id="128" w:author="Hae Yeon Lee" w:date="2025-10-22T17:30:00Z" w16du:dateUtc="2025-10-22T08:30:00Z">
          <w:pPr>
            <w:spacing w:after="0"/>
          </w:pPr>
        </w:pPrChange>
      </w:pPr>
      <w:ins w:id="129" w:author="Hae Yeon Lee" w:date="2025-10-22T17:30:00Z" w16du:dateUtc="2025-10-22T08:30:00Z">
        <w:r w:rsidRPr="00656F1D">
          <w:rPr>
            <w:rPrChange w:id="130" w:author="Hae Yeon Lee" w:date="2025-10-22T17:30:00Z" w16du:dateUtc="2025-10-22T08:30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 xml:space="preserve">Yeager, D. S., </w:t>
        </w:r>
        <w:r w:rsidRPr="00656F1D">
          <w:rPr>
            <w:b/>
            <w:bCs/>
            <w:rPrChange w:id="131" w:author="Hae Yeon Lee" w:date="2025-10-22T17:30:00Z" w16du:dateUtc="2025-10-22T08:30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Lee, H. Y.,</w:t>
        </w:r>
        <w:r w:rsidRPr="00656F1D">
          <w:rPr>
            <w:rPrChange w:id="132" w:author="Hae Yeon Lee" w:date="2025-10-22T17:30:00Z" w16du:dateUtc="2025-10-22T08:30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 xml:space="preserve"> &amp; Jamieson, J. P. (2016). How to improve adolescent stress responses: Insights from</w:t>
        </w:r>
        <w:r>
          <w:rPr>
            <w:rFonts w:hint="eastAsia"/>
            <w:lang w:eastAsia="ko-KR"/>
          </w:rPr>
          <w:t xml:space="preserve"> </w:t>
        </w:r>
        <w:r w:rsidRPr="00656F1D">
          <w:rPr>
            <w:rPrChange w:id="133" w:author="Hae Yeon Lee" w:date="2025-10-22T17:30:00Z" w16du:dateUtc="2025-10-22T08:30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 xml:space="preserve">an integration of implicit theories and biopsychosocial model. </w:t>
        </w:r>
        <w:r w:rsidRPr="00656F1D">
          <w:rPr>
            <w:i/>
            <w:iCs/>
            <w:rPrChange w:id="134" w:author="Hae Yeon Lee" w:date="2025-10-22T17:30:00Z" w16du:dateUtc="2025-10-22T08:30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Psychological Science, 27</w:t>
        </w:r>
        <w:r w:rsidRPr="00656F1D">
          <w:rPr>
            <w:rPrChange w:id="135" w:author="Hae Yeon Lee" w:date="2025-10-22T17:30:00Z" w16du:dateUtc="2025-10-22T08:30:00Z">
              <w:rPr>
                <w:rFonts w:ascii="Helvetica" w:eastAsia="Times New Roman" w:hAnsi="Helvetica" w:cs="Times New Roman"/>
                <w:color w:val="000000"/>
                <w:sz w:val="16"/>
                <w:szCs w:val="16"/>
                <w:lang w:eastAsia="ko-KR"/>
              </w:rPr>
            </w:rPrChange>
          </w:rPr>
          <w:t>(8), 1078-1091.</w:t>
        </w:r>
      </w:ins>
    </w:p>
    <w:p w14:paraId="68DE147E" w14:textId="77777777" w:rsidR="00EA7FF1" w:rsidRPr="00EA7FF1" w:rsidRDefault="00EA7FF1">
      <w:pPr>
        <w:spacing w:after="0"/>
        <w:rPr>
          <w:rFonts w:ascii="Helvetica" w:eastAsia="Times New Roman" w:hAnsi="Helvetica" w:cs="Times New Roman"/>
          <w:color w:val="000000"/>
          <w:sz w:val="16"/>
          <w:szCs w:val="16"/>
          <w:lang w:eastAsia="ko-KR"/>
          <w:rPrChange w:id="136" w:author="Hae Yeon Lee" w:date="2025-10-22T17:27:00Z" w16du:dateUtc="2025-10-22T08:27:00Z">
            <w:rPr>
              <w:lang w:eastAsia="ko-KR"/>
            </w:rPr>
          </w:rPrChange>
        </w:rPr>
        <w:pPrChange w:id="137" w:author="Hae Yeon Lee" w:date="2025-10-22T17:27:00Z" w16du:dateUtc="2025-10-22T08:27:00Z">
          <w:pPr>
            <w:pStyle w:val="BodyText"/>
          </w:pPr>
        </w:pPrChange>
      </w:pPr>
    </w:p>
    <w:p w14:paraId="32AABA98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교과목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담당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역할</w:t>
      </w:r>
      <w:r>
        <w:rPr>
          <w:lang w:eastAsia="ko-KR"/>
        </w:rPr>
        <w:t xml:space="preserve">: - </w:t>
      </w:r>
      <w:r>
        <w:rPr>
          <w:lang w:eastAsia="ko-KR"/>
        </w:rPr>
        <w:t>과목</w:t>
      </w:r>
      <w:r>
        <w:rPr>
          <w:lang w:eastAsia="ko-KR"/>
        </w:rPr>
        <w:t xml:space="preserve"> </w:t>
      </w:r>
      <w:r>
        <w:rPr>
          <w:lang w:eastAsia="ko-KR"/>
        </w:rPr>
        <w:t>총괄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- Module 1 (</w:t>
      </w:r>
      <w:r>
        <w:rPr>
          <w:lang w:eastAsia="ko-KR"/>
        </w:rPr>
        <w:t>학제간</w:t>
      </w:r>
      <w:r>
        <w:rPr>
          <w:lang w:eastAsia="ko-KR"/>
        </w:rPr>
        <w:t xml:space="preserve"> </w:t>
      </w:r>
      <w:r>
        <w:rPr>
          <w:lang w:eastAsia="ko-KR"/>
        </w:rPr>
        <w:t>기초</w:t>
      </w:r>
      <w:r>
        <w:rPr>
          <w:lang w:eastAsia="ko-KR"/>
        </w:rPr>
        <w:t>), Module 4 (</w:t>
      </w:r>
      <w:r>
        <w:rPr>
          <w:lang w:eastAsia="ko-KR"/>
        </w:rPr>
        <w:t>발달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)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-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마인드셋</w:t>
      </w:r>
      <w:r>
        <w:rPr>
          <w:lang w:eastAsia="ko-KR"/>
        </w:rPr>
        <w:t xml:space="preserve">, </w:t>
      </w:r>
      <w:r>
        <w:rPr>
          <w:lang w:eastAsia="ko-KR"/>
        </w:rPr>
        <w:t>서사적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- </w:t>
      </w:r>
      <w:r>
        <w:rPr>
          <w:lang w:eastAsia="ko-KR"/>
        </w:rPr>
        <w:t>지역사회</w:t>
      </w:r>
      <w:r>
        <w:rPr>
          <w:lang w:eastAsia="ko-KR"/>
        </w:rPr>
        <w:t xml:space="preserve"> </w:t>
      </w:r>
      <w:r>
        <w:rPr>
          <w:lang w:eastAsia="ko-KR"/>
        </w:rPr>
        <w:t>파트너십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-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멘토링</w:t>
      </w:r>
    </w:p>
    <w:p w14:paraId="5AC52CC3" w14:textId="77777777" w:rsidR="0086121F" w:rsidRDefault="00C328A1">
      <w:pPr>
        <w:pStyle w:val="Heading3"/>
        <w:rPr>
          <w:lang w:eastAsia="ko-KR"/>
        </w:rPr>
      </w:pPr>
      <w:bookmarkStart w:id="138" w:name="나.-공동연구자-1-차지욱-교수"/>
      <w:bookmarkEnd w:id="64"/>
      <w:r>
        <w:rPr>
          <w:lang w:eastAsia="ko-KR"/>
        </w:rPr>
        <w:lastRenderedPageBreak/>
        <w:t>나</w:t>
      </w:r>
      <w:r>
        <w:rPr>
          <w:lang w:eastAsia="ko-KR"/>
        </w:rPr>
        <w:t xml:space="preserve">. </w:t>
      </w:r>
      <w:r>
        <w:rPr>
          <w:lang w:eastAsia="ko-KR"/>
        </w:rPr>
        <w:t>공동연구자</w:t>
      </w:r>
      <w:r>
        <w:rPr>
          <w:lang w:eastAsia="ko-KR"/>
        </w:rPr>
        <w:t xml:space="preserve"> 1: </w:t>
      </w:r>
      <w:r>
        <w:rPr>
          <w:lang w:eastAsia="ko-KR"/>
        </w:rPr>
        <w:t>차지욱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</w:p>
    <w:p w14:paraId="595322FC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소속</w:t>
      </w:r>
      <w:r>
        <w:rPr>
          <w:lang w:eastAsia="ko-KR"/>
        </w:rPr>
        <w:t xml:space="preserve">: </w:t>
      </w:r>
      <w:r>
        <w:rPr>
          <w:lang w:eastAsia="ko-KR"/>
        </w:rPr>
        <w:t>심리학과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전공</w:t>
      </w:r>
      <w:r>
        <w:rPr>
          <w:lang w:eastAsia="ko-KR"/>
        </w:rPr>
        <w:t xml:space="preserve">: </w:t>
      </w:r>
      <w:r>
        <w:rPr>
          <w:lang w:eastAsia="ko-KR"/>
        </w:rPr>
        <w:t>인지신경과학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학문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분야</w:t>
      </w:r>
      <w:r>
        <w:rPr>
          <w:lang w:eastAsia="ko-KR"/>
        </w:rPr>
        <w:t xml:space="preserve">: </w:t>
      </w:r>
      <w:r>
        <w:rPr>
          <w:lang w:eastAsia="ko-KR"/>
        </w:rPr>
        <w:t>자연과학</w:t>
      </w:r>
      <w:r>
        <w:rPr>
          <w:lang w:eastAsia="ko-KR"/>
        </w:rPr>
        <w:t xml:space="preserve"> (</w:t>
      </w:r>
      <w:r>
        <w:rPr>
          <w:lang w:eastAsia="ko-KR"/>
        </w:rPr>
        <w:t>신경과학</w:t>
      </w:r>
      <w:r>
        <w:rPr>
          <w:lang w:eastAsia="ko-KR"/>
        </w:rPr>
        <w:t>)</w:t>
      </w:r>
    </w:p>
    <w:p w14:paraId="6571F7D5" w14:textId="77777777" w:rsidR="0086121F" w:rsidRDefault="00C328A1">
      <w:pPr>
        <w:pStyle w:val="BodyText"/>
        <w:rPr>
          <w:lang w:eastAsia="ko-KR"/>
        </w:rPr>
      </w:pPr>
      <w:proofErr w:type="spellStart"/>
      <w:r>
        <w:rPr>
          <w:b/>
          <w:bCs/>
        </w:rPr>
        <w:t>최근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주요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연구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성과</w:t>
      </w:r>
      <w:proofErr w:type="spellEnd"/>
      <w:r>
        <w:t xml:space="preserve">: - </w:t>
      </w:r>
      <w:r>
        <w:rPr>
          <w:b/>
          <w:bCs/>
        </w:rPr>
        <w:t>Kim, P., Kwon, J., Joo, S., Bae, S., Lee, D., Jung, Y., … Cha, J., &amp; Moon, T. (2023)</w:t>
      </w:r>
      <w:r>
        <w:t xml:space="preserve">. SwiFT: Swin 4D fMRI Transformer. </w:t>
      </w:r>
      <w:r>
        <w:rPr>
          <w:i/>
          <w:iCs/>
        </w:rPr>
        <w:t>Advances in Neural Information Processing Systems (NeurIPS)</w:t>
      </w:r>
      <w:r>
        <w:t xml:space="preserve">, 36, 42015-42037. -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과목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t xml:space="preserve">: </w:t>
      </w:r>
      <w:r>
        <w:t>청소년</w:t>
      </w:r>
      <w:r>
        <w:t xml:space="preserve"> vs </w:t>
      </w:r>
      <w:r>
        <w:t>성인</w:t>
      </w:r>
      <w:r>
        <w:t xml:space="preserve"> </w:t>
      </w:r>
      <w:r>
        <w:t>뇌</w:t>
      </w:r>
      <w:r>
        <w:t xml:space="preserve"> </w:t>
      </w:r>
      <w:r>
        <w:t>패턴</w:t>
      </w:r>
      <w:r>
        <w:t xml:space="preserve"> </w:t>
      </w:r>
      <w:r>
        <w:t>분류</w:t>
      </w:r>
      <w:r>
        <w:t xml:space="preserve"> </w:t>
      </w:r>
      <w:r>
        <w:t>실습</w:t>
      </w:r>
      <w:r>
        <w:t xml:space="preserve"> - </w:t>
      </w:r>
      <w:r>
        <w:rPr>
          <w:b/>
          <w:bCs/>
        </w:rPr>
        <w:t>White matter diffusion estimates in obsessive-compulsive disorder across 1653 individuals: Machine learning findings from the ENIGMA OCD Working Group</w:t>
      </w:r>
      <w:r>
        <w:t xml:space="preserve"> (2024). </w:t>
      </w:r>
      <w:r>
        <w:rPr>
          <w:i/>
          <w:iCs/>
          <w:lang w:eastAsia="ko-KR"/>
        </w:rPr>
        <w:t>Molecular Psychiatry</w:t>
      </w:r>
      <w:r>
        <w:rPr>
          <w:lang w:eastAsia="ko-KR"/>
        </w:rPr>
        <w:t xml:space="preserve">, 29(4). - ENIGMA OCD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컨소시엄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lang w:eastAsia="ko-KR"/>
        </w:rPr>
        <w:t xml:space="preserve">: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정신병리의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w14:paraId="603DA1DC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교과목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담당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역할</w:t>
      </w:r>
      <w:r>
        <w:rPr>
          <w:lang w:eastAsia="ko-KR"/>
        </w:rPr>
        <w:t>: - Module 2 (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뇌</w:t>
      </w:r>
      <w:r>
        <w:rPr>
          <w:lang w:eastAsia="ko-KR"/>
        </w:rPr>
        <w:t xml:space="preserve"> </w:t>
      </w:r>
      <w:r>
        <w:rPr>
          <w:lang w:eastAsia="ko-KR"/>
        </w:rPr>
        <w:t>발달</w:t>
      </w:r>
      <w:r>
        <w:rPr>
          <w:lang w:eastAsia="ko-KR"/>
        </w:rPr>
        <w:t xml:space="preserve">)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SwiFT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- Module 5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페노타이핑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-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멘토링</w:t>
      </w:r>
      <w:r>
        <w:rPr>
          <w:lang w:eastAsia="ko-KR"/>
        </w:rPr>
        <w:t xml:space="preserve"> (</w:t>
      </w:r>
      <w:r>
        <w:rPr>
          <w:lang w:eastAsia="ko-KR"/>
        </w:rPr>
        <w:t>신경영상</w:t>
      </w:r>
      <w:r>
        <w:rPr>
          <w:lang w:eastAsia="ko-KR"/>
        </w:rPr>
        <w:t xml:space="preserve">, AI/ML </w:t>
      </w:r>
      <w:r>
        <w:rPr>
          <w:lang w:eastAsia="ko-KR"/>
        </w:rPr>
        <w:t>관점</w:t>
      </w:r>
      <w:r>
        <w:rPr>
          <w:lang w:eastAsia="ko-KR"/>
        </w:rPr>
        <w:t>)</w:t>
      </w:r>
    </w:p>
    <w:p w14:paraId="37775BF3" w14:textId="77777777" w:rsidR="0086121F" w:rsidRDefault="00C328A1">
      <w:pPr>
        <w:pStyle w:val="Heading3"/>
        <w:rPr>
          <w:lang w:eastAsia="ko-KR"/>
        </w:rPr>
      </w:pPr>
      <w:bookmarkStart w:id="139" w:name="다.-공동연구자-2-전현애-교수"/>
      <w:bookmarkEnd w:id="138"/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공동연구자</w:t>
      </w:r>
      <w:r>
        <w:rPr>
          <w:lang w:eastAsia="ko-KR"/>
        </w:rPr>
        <w:t xml:space="preserve"> 2: </w:t>
      </w: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교수</w:t>
      </w:r>
    </w:p>
    <w:p w14:paraId="790F49BF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소속</w:t>
      </w:r>
      <w:r>
        <w:rPr>
          <w:lang w:eastAsia="ko-KR"/>
        </w:rPr>
        <w:t xml:space="preserve">: </w:t>
      </w:r>
      <w:r>
        <w:rPr>
          <w:lang w:eastAsia="ko-KR"/>
        </w:rPr>
        <w:t>뇌인지과학과</w:t>
      </w:r>
      <w:r>
        <w:rPr>
          <w:lang w:eastAsia="ko-KR"/>
        </w:rPr>
        <w:t xml:space="preserve"> (</w:t>
      </w:r>
      <w:r>
        <w:rPr>
          <w:lang w:eastAsia="ko-KR"/>
        </w:rPr>
        <w:t>자연과학대학</w:t>
      </w:r>
      <w:r>
        <w:rPr>
          <w:lang w:eastAsia="ko-KR"/>
        </w:rPr>
        <w:t xml:space="preserve">) </w:t>
      </w:r>
      <w:r>
        <w:rPr>
          <w:b/>
          <w:bCs/>
          <w:lang w:eastAsia="ko-KR"/>
        </w:rPr>
        <w:t>전공</w:t>
      </w:r>
      <w:r>
        <w:rPr>
          <w:lang w:eastAsia="ko-KR"/>
        </w:rPr>
        <w:t xml:space="preserve">: </w:t>
      </w:r>
      <w:r>
        <w:rPr>
          <w:lang w:eastAsia="ko-KR"/>
        </w:rPr>
        <w:t>언어인지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뇌과학</w:t>
      </w:r>
      <w:proofErr w:type="spellEnd"/>
      <w:r>
        <w:rPr>
          <w:lang w:eastAsia="ko-KR"/>
        </w:rPr>
        <w:t xml:space="preserve"> </w:t>
      </w:r>
      <w:r>
        <w:rPr>
          <w:b/>
          <w:bCs/>
          <w:lang w:eastAsia="ko-KR"/>
        </w:rPr>
        <w:t>학문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분야</w:t>
      </w:r>
      <w:r>
        <w:rPr>
          <w:lang w:eastAsia="ko-KR"/>
        </w:rPr>
        <w:t xml:space="preserve">: </w:t>
      </w:r>
      <w:r>
        <w:rPr>
          <w:lang w:eastAsia="ko-KR"/>
        </w:rPr>
        <w:t>자연과학</w:t>
      </w:r>
      <w:r>
        <w:rPr>
          <w:lang w:eastAsia="ko-KR"/>
        </w:rPr>
        <w:t xml:space="preserve"> (</w:t>
      </w:r>
      <w:r>
        <w:rPr>
          <w:lang w:eastAsia="ko-KR"/>
        </w:rPr>
        <w:t>뇌인지과학</w:t>
      </w:r>
      <w:r>
        <w:rPr>
          <w:lang w:eastAsia="ko-KR"/>
        </w:rPr>
        <w:t>)</w:t>
      </w:r>
    </w:p>
    <w:p w14:paraId="5A8D27BC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최근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성과</w:t>
      </w:r>
      <w:r>
        <w:rPr>
          <w:lang w:eastAsia="ko-KR"/>
        </w:rPr>
        <w:t xml:space="preserve">: - </w:t>
      </w:r>
      <w:r>
        <w:rPr>
          <w:b/>
          <w:bCs/>
          <w:lang w:eastAsia="ko-KR"/>
        </w:rPr>
        <w:t>Jeon, H.-A. (2014)</w:t>
      </w:r>
      <w:r>
        <w:rPr>
          <w:lang w:eastAsia="ko-KR"/>
        </w:rPr>
        <w:t xml:space="preserve">. </w:t>
      </w:r>
      <w:r>
        <w:t xml:space="preserve">Hierarchical processing in the prefrontal cortex in a variety of cognitive domains. </w:t>
      </w:r>
      <w:r>
        <w:rPr>
          <w:i/>
          <w:iCs/>
        </w:rPr>
        <w:t>Frontiers in Systems Neuroscience</w:t>
      </w:r>
      <w:r>
        <w:t xml:space="preserve">, 8, 223. - </w:t>
      </w:r>
      <w:r>
        <w:t>전전두엽의</w:t>
      </w:r>
      <w:r>
        <w:t xml:space="preserve"> </w:t>
      </w:r>
      <w:r>
        <w:t>위계적</w:t>
      </w:r>
      <w:r>
        <w:t xml:space="preserve"> </w:t>
      </w:r>
      <w:r>
        <w:t>처리</w:t>
      </w:r>
      <w:r>
        <w:t xml:space="preserve"> </w:t>
      </w:r>
      <w:r>
        <w:t>메커니즘</w:t>
      </w:r>
      <w:r>
        <w:t xml:space="preserve"> -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과목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t xml:space="preserve">: </w:t>
      </w:r>
      <w:r>
        <w:t>청소년기</w:t>
      </w:r>
      <w:r>
        <w:t xml:space="preserve"> </w:t>
      </w:r>
      <w:r>
        <w:t>추상적</w:t>
      </w:r>
      <w:r>
        <w:t xml:space="preserve"> </w:t>
      </w:r>
      <w:r>
        <w:t>사고</w:t>
      </w:r>
      <w:r>
        <w:t xml:space="preserve"> </w:t>
      </w:r>
      <w:r>
        <w:t>발달</w:t>
      </w:r>
      <w:r>
        <w:t xml:space="preserve"> </w:t>
      </w:r>
      <w:r>
        <w:t>이해</w:t>
      </w:r>
      <w:r>
        <w:t xml:space="preserve"> - </w:t>
      </w:r>
      <w:r>
        <w:rPr>
          <w:b/>
          <w:bCs/>
        </w:rPr>
        <w:t>Jeon, H.-A., &amp; Friederici, A. D. (2017)</w:t>
      </w:r>
      <w:r>
        <w:t xml:space="preserve">. What does “being an expert” mean to the brain? Functional specificity and connectivity in expertise. </w:t>
      </w:r>
      <w:r>
        <w:rPr>
          <w:i/>
          <w:iCs/>
          <w:lang w:eastAsia="ko-KR"/>
        </w:rPr>
        <w:t>Cerebral Cortex</w:t>
      </w:r>
      <w:r>
        <w:rPr>
          <w:lang w:eastAsia="ko-KR"/>
        </w:rPr>
        <w:t xml:space="preserve">, 27(10), 5603-5615. - </w:t>
      </w:r>
      <w:r>
        <w:rPr>
          <w:lang w:eastAsia="ko-KR"/>
        </w:rPr>
        <w:t>전문성</w:t>
      </w:r>
      <w:r>
        <w:rPr>
          <w:lang w:eastAsia="ko-KR"/>
        </w:rPr>
        <w:t xml:space="preserve"> </w:t>
      </w:r>
      <w:r>
        <w:rPr>
          <w:lang w:eastAsia="ko-KR"/>
        </w:rPr>
        <w:t>발달에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신경</w:t>
      </w:r>
      <w:r>
        <w:rPr>
          <w:lang w:eastAsia="ko-KR"/>
        </w:rPr>
        <w:t xml:space="preserve"> </w:t>
      </w:r>
      <w:r>
        <w:rPr>
          <w:lang w:eastAsia="ko-KR"/>
        </w:rPr>
        <w:t>가소성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lang w:eastAsia="ko-KR"/>
        </w:rPr>
        <w:t xml:space="preserve">: </w:t>
      </w:r>
      <w:r>
        <w:rPr>
          <w:lang w:eastAsia="ko-KR"/>
        </w:rPr>
        <w:t>뇌는</w:t>
      </w:r>
      <w:r>
        <w:rPr>
          <w:lang w:eastAsia="ko-KR"/>
        </w:rPr>
        <w:t xml:space="preserve"> </w:t>
      </w:r>
      <w:r>
        <w:rPr>
          <w:lang w:eastAsia="ko-KR"/>
        </w:rPr>
        <w:t>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- </w:t>
      </w:r>
      <w:r>
        <w:rPr>
          <w:lang w:eastAsia="ko-KR"/>
        </w:rPr>
        <w:t>개입의</w:t>
      </w:r>
      <w:r>
        <w:rPr>
          <w:lang w:eastAsia="ko-KR"/>
        </w:rPr>
        <w:t xml:space="preserve"> </w:t>
      </w:r>
      <w:r>
        <w:rPr>
          <w:lang w:eastAsia="ko-KR"/>
        </w:rPr>
        <w:t>신경생물학적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시간지각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정신건강과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지각의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통계적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학습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집행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743A412B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교과목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담당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역할</w:t>
      </w:r>
      <w:r>
        <w:rPr>
          <w:lang w:eastAsia="ko-KR"/>
        </w:rPr>
        <w:t>: - Module 3 (</w:t>
      </w:r>
      <w:r>
        <w:rPr>
          <w:lang w:eastAsia="ko-KR"/>
        </w:rPr>
        <w:t>언어</w:t>
      </w:r>
      <w:r>
        <w:rPr>
          <w:lang w:eastAsia="ko-KR"/>
        </w:rPr>
        <w:t xml:space="preserve">, </w:t>
      </w:r>
      <w:r>
        <w:rPr>
          <w:lang w:eastAsia="ko-KR"/>
        </w:rPr>
        <w:t>인지</w:t>
      </w:r>
      <w:r>
        <w:rPr>
          <w:lang w:eastAsia="ko-KR"/>
        </w:rPr>
        <w:t xml:space="preserve">, </w:t>
      </w:r>
      <w:r>
        <w:rPr>
          <w:lang w:eastAsia="ko-KR"/>
        </w:rPr>
        <w:t>의미구성</w:t>
      </w:r>
      <w:r>
        <w:rPr>
          <w:lang w:eastAsia="ko-KR"/>
        </w:rPr>
        <w:t xml:space="preserve">)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- Module 5 </w:t>
      </w:r>
      <w:r>
        <w:rPr>
          <w:lang w:eastAsia="ko-KR"/>
        </w:rPr>
        <w:t>중</w:t>
      </w:r>
      <w:r>
        <w:rPr>
          <w:lang w:eastAsia="ko-KR"/>
        </w:rPr>
        <w:t xml:space="preserve"> LLM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- </w:t>
      </w:r>
      <w:r>
        <w:rPr>
          <w:lang w:eastAsia="ko-KR"/>
        </w:rPr>
        <w:t>서사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회복탄력성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-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멘토링</w:t>
      </w:r>
      <w:r>
        <w:rPr>
          <w:lang w:eastAsia="ko-KR"/>
        </w:rPr>
        <w:t xml:space="preserve"> (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LLM, </w:t>
      </w:r>
      <w:r>
        <w:rPr>
          <w:lang w:eastAsia="ko-KR"/>
        </w:rPr>
        <w:t>서사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>)</w:t>
      </w:r>
    </w:p>
    <w:p w14:paraId="79E301B5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시간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배정</w:t>
      </w:r>
      <w:r>
        <w:rPr>
          <w:lang w:eastAsia="ko-KR"/>
        </w:rPr>
        <w:t xml:space="preserve">: -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>: Week 1 (15</w:t>
      </w:r>
      <w:r>
        <w:rPr>
          <w:lang w:eastAsia="ko-KR"/>
        </w:rPr>
        <w:t>분</w:t>
      </w:r>
      <w:r>
        <w:rPr>
          <w:lang w:eastAsia="ko-KR"/>
        </w:rPr>
        <w:t>), Week 2 (30</w:t>
      </w:r>
      <w:r>
        <w:rPr>
          <w:lang w:eastAsia="ko-KR"/>
        </w:rPr>
        <w:t>분</w:t>
      </w:r>
      <w:r>
        <w:rPr>
          <w:lang w:eastAsia="ko-KR"/>
        </w:rPr>
        <w:t>), Week 6 (1</w:t>
      </w:r>
      <w:r>
        <w:rPr>
          <w:lang w:eastAsia="ko-KR"/>
        </w:rPr>
        <w:t>시간</w:t>
      </w:r>
      <w:r>
        <w:rPr>
          <w:lang w:eastAsia="ko-KR"/>
        </w:rPr>
        <w:t>), Week 7 (1.5</w:t>
      </w:r>
      <w:r>
        <w:rPr>
          <w:lang w:eastAsia="ko-KR"/>
        </w:rPr>
        <w:t>시간</w:t>
      </w:r>
      <w:r>
        <w:rPr>
          <w:lang w:eastAsia="ko-KR"/>
        </w:rPr>
        <w:t>), Week 8 (1</w:t>
      </w:r>
      <w:r>
        <w:rPr>
          <w:lang w:eastAsia="ko-KR"/>
        </w:rPr>
        <w:t>시간</w:t>
      </w:r>
      <w:r>
        <w:rPr>
          <w:lang w:eastAsia="ko-KR"/>
        </w:rPr>
        <w:t>), Week 12 (30</w:t>
      </w:r>
      <w:r>
        <w:rPr>
          <w:lang w:eastAsia="ko-KR"/>
        </w:rPr>
        <w:t>분</w:t>
      </w:r>
      <w:r>
        <w:rPr>
          <w:lang w:eastAsia="ko-KR"/>
        </w:rPr>
        <w:t xml:space="preserve">) - </w:t>
      </w:r>
      <w:r>
        <w:rPr>
          <w:lang w:eastAsia="ko-KR"/>
        </w:rPr>
        <w:t>게스트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>: Week 5 (30</w:t>
      </w:r>
      <w:r>
        <w:rPr>
          <w:lang w:eastAsia="ko-KR"/>
        </w:rPr>
        <w:t>분</w:t>
      </w:r>
      <w:r>
        <w:rPr>
          <w:lang w:eastAsia="ko-KR"/>
        </w:rPr>
        <w:t>), Week 9 (15</w:t>
      </w:r>
      <w:r>
        <w:rPr>
          <w:lang w:eastAsia="ko-KR"/>
        </w:rPr>
        <w:t>분</w:t>
      </w:r>
      <w:r>
        <w:rPr>
          <w:lang w:eastAsia="ko-KR"/>
        </w:rPr>
        <w:t>), Week 11 (30</w:t>
      </w:r>
      <w:r>
        <w:rPr>
          <w:lang w:eastAsia="ko-KR"/>
        </w:rPr>
        <w:t>분</w:t>
      </w:r>
      <w:r>
        <w:rPr>
          <w:lang w:eastAsia="ko-KR"/>
        </w:rPr>
        <w:t>), Week 13 (30</w:t>
      </w:r>
      <w:r>
        <w:rPr>
          <w:lang w:eastAsia="ko-KR"/>
        </w:rPr>
        <w:t>분</w:t>
      </w:r>
      <w:r>
        <w:rPr>
          <w:lang w:eastAsia="ko-KR"/>
        </w:rPr>
        <w:t xml:space="preserve">) - </w:t>
      </w:r>
      <w:r>
        <w:rPr>
          <w:lang w:eastAsia="ko-KR"/>
        </w:rPr>
        <w:t>패널</w:t>
      </w:r>
      <w:r>
        <w:rPr>
          <w:lang w:eastAsia="ko-KR"/>
        </w:rPr>
        <w:t xml:space="preserve"> </w:t>
      </w:r>
      <w:r>
        <w:rPr>
          <w:lang w:eastAsia="ko-KR"/>
        </w:rPr>
        <w:t>토론</w:t>
      </w:r>
      <w:r>
        <w:rPr>
          <w:lang w:eastAsia="ko-KR"/>
        </w:rPr>
        <w:t xml:space="preserve">: </w:t>
      </w:r>
      <w:r>
        <w:rPr>
          <w:lang w:eastAsia="ko-KR"/>
        </w:rPr>
        <w:t>매주</w:t>
      </w:r>
      <w:r>
        <w:rPr>
          <w:lang w:eastAsia="ko-KR"/>
        </w:rPr>
        <w:t xml:space="preserve"> 30</w:t>
      </w:r>
      <w:r>
        <w:rPr>
          <w:lang w:eastAsia="ko-KR"/>
        </w:rPr>
        <w:t>분</w:t>
      </w:r>
      <w:r>
        <w:rPr>
          <w:lang w:eastAsia="ko-KR"/>
        </w:rPr>
        <w:t xml:space="preserve"> (15</w:t>
      </w:r>
      <w:r>
        <w:rPr>
          <w:lang w:eastAsia="ko-KR"/>
        </w:rPr>
        <w:t>주</w:t>
      </w:r>
      <w:r>
        <w:rPr>
          <w:lang w:eastAsia="ko-KR"/>
        </w:rPr>
        <w:t xml:space="preserve"> × 30</w:t>
      </w:r>
      <w:r>
        <w:rPr>
          <w:lang w:eastAsia="ko-KR"/>
        </w:rPr>
        <w:t>분</w:t>
      </w:r>
      <w:r>
        <w:rPr>
          <w:lang w:eastAsia="ko-KR"/>
        </w:rPr>
        <w:t xml:space="preserve"> = 7.5</w:t>
      </w:r>
      <w:r>
        <w:rPr>
          <w:lang w:eastAsia="ko-KR"/>
        </w:rPr>
        <w:t>시간</w:t>
      </w:r>
      <w:r>
        <w:rPr>
          <w:lang w:eastAsia="ko-KR"/>
        </w:rPr>
        <w:t xml:space="preserve">) -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>: Week 8 (1</w:t>
      </w:r>
      <w:r>
        <w:rPr>
          <w:lang w:eastAsia="ko-KR"/>
        </w:rPr>
        <w:t>시간</w:t>
      </w:r>
      <w:r>
        <w:rPr>
          <w:lang w:eastAsia="ko-KR"/>
        </w:rPr>
        <w:t xml:space="preserve">) -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멘토링</w:t>
      </w:r>
      <w:r>
        <w:rPr>
          <w:lang w:eastAsia="ko-KR"/>
        </w:rPr>
        <w:t>: Week 10, 13, 14, 15 (</w:t>
      </w:r>
      <w:r>
        <w:rPr>
          <w:lang w:eastAsia="ko-KR"/>
        </w:rPr>
        <w:t>각</w:t>
      </w:r>
      <w:r>
        <w:rPr>
          <w:lang w:eastAsia="ko-KR"/>
        </w:rPr>
        <w:t xml:space="preserve"> 1-2</w:t>
      </w:r>
      <w:r>
        <w:rPr>
          <w:lang w:eastAsia="ko-KR"/>
        </w:rPr>
        <w:t>시간</w:t>
      </w:r>
      <w:r>
        <w:rPr>
          <w:lang w:eastAsia="ko-KR"/>
        </w:rPr>
        <w:t xml:space="preserve"> = 6</w:t>
      </w:r>
      <w:r>
        <w:rPr>
          <w:lang w:eastAsia="ko-KR"/>
        </w:rPr>
        <w:t>시간</w:t>
      </w:r>
      <w:r>
        <w:rPr>
          <w:lang w:eastAsia="ko-KR"/>
        </w:rPr>
        <w:t xml:space="preserve">) - </w:t>
      </w:r>
      <w:r>
        <w:rPr>
          <w:b/>
          <w:bCs/>
          <w:lang w:eastAsia="ko-KR"/>
        </w:rPr>
        <w:t>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시간</w:t>
      </w:r>
      <w:r>
        <w:rPr>
          <w:lang w:eastAsia="ko-KR"/>
        </w:rPr>
        <w:t xml:space="preserve">: </w:t>
      </w:r>
      <w:r>
        <w:rPr>
          <w:lang w:eastAsia="ko-KR"/>
        </w:rPr>
        <w:t>약</w:t>
      </w:r>
      <w:r>
        <w:rPr>
          <w:lang w:eastAsia="ko-KR"/>
        </w:rPr>
        <w:t xml:space="preserve"> 21</w:t>
      </w:r>
      <w:r>
        <w:rPr>
          <w:lang w:eastAsia="ko-KR"/>
        </w:rPr>
        <w:t>시간</w:t>
      </w:r>
    </w:p>
    <w:p w14:paraId="14C57CF6" w14:textId="77777777" w:rsidR="0086121F" w:rsidRDefault="00C328A1">
      <w:pPr>
        <w:pStyle w:val="Heading3"/>
        <w:rPr>
          <w:lang w:eastAsia="ko-KR"/>
        </w:rPr>
      </w:pPr>
      <w:bookmarkStart w:id="140" w:name="라.-협업적-팀티칭-시간-인정"/>
      <w:bookmarkEnd w:id="139"/>
      <w:r>
        <w:rPr>
          <w:lang w:eastAsia="ko-KR"/>
        </w:rPr>
        <w:t>라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협업적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팀티칭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인정</w:t>
      </w:r>
    </w:p>
    <w:p w14:paraId="775794BF" w14:textId="77777777" w:rsidR="0086121F" w:rsidRDefault="00C328A1">
      <w:pPr>
        <w:pStyle w:val="Compact"/>
        <w:numPr>
          <w:ilvl w:val="0"/>
          <w:numId w:val="53"/>
        </w:num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매주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강의에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참여</w:t>
      </w:r>
      <w:r>
        <w:rPr>
          <w:lang w:eastAsia="ko-KR"/>
        </w:rPr>
        <w:t xml:space="preserve"> (</w:t>
      </w:r>
      <w:r>
        <w:rPr>
          <w:lang w:eastAsia="ko-KR"/>
        </w:rPr>
        <w:t>최소</w:t>
      </w:r>
      <w:r>
        <w:rPr>
          <w:lang w:eastAsia="ko-KR"/>
        </w:rPr>
        <w:t xml:space="preserve"> 2.5</w:t>
      </w:r>
      <w:r>
        <w:rPr>
          <w:lang w:eastAsia="ko-KR"/>
        </w:rPr>
        <w:t>시간</w:t>
      </w:r>
      <w:r>
        <w:rPr>
          <w:lang w:eastAsia="ko-KR"/>
        </w:rPr>
        <w:t>/</w:t>
      </w:r>
      <w:r>
        <w:rPr>
          <w:lang w:eastAsia="ko-KR"/>
        </w:rPr>
        <w:t>주</w:t>
      </w:r>
      <w:r>
        <w:rPr>
          <w:lang w:eastAsia="ko-KR"/>
        </w:rPr>
        <w:t xml:space="preserve"> × 15</w:t>
      </w:r>
      <w:r>
        <w:rPr>
          <w:lang w:eastAsia="ko-KR"/>
        </w:rPr>
        <w:t>주</w:t>
      </w:r>
      <w:r>
        <w:rPr>
          <w:lang w:eastAsia="ko-KR"/>
        </w:rPr>
        <w:t xml:space="preserve"> = 37.5</w:t>
      </w:r>
      <w:r>
        <w:rPr>
          <w:lang w:eastAsia="ko-KR"/>
        </w:rPr>
        <w:t>시간</w:t>
      </w:r>
      <w:r>
        <w:rPr>
          <w:lang w:eastAsia="ko-KR"/>
        </w:rPr>
        <w:t>)</w:t>
      </w:r>
    </w:p>
    <w:p w14:paraId="75F26A1B" w14:textId="77777777" w:rsidR="0086121F" w:rsidRDefault="00C328A1">
      <w:pPr>
        <w:pStyle w:val="Compact"/>
        <w:numPr>
          <w:ilvl w:val="0"/>
          <w:numId w:val="53"/>
        </w:num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21-22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능동적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>/</w:t>
      </w:r>
      <w:r>
        <w:rPr>
          <w:lang w:eastAsia="ko-KR"/>
        </w:rPr>
        <w:t>멘토링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</w:p>
    <w:p w14:paraId="6FDD7E46" w14:textId="77777777" w:rsidR="0086121F" w:rsidRDefault="00C328A1">
      <w:pPr>
        <w:pStyle w:val="Compact"/>
        <w:numPr>
          <w:ilvl w:val="0"/>
          <w:numId w:val="53"/>
        </w:numPr>
        <w:rPr>
          <w:lang w:eastAsia="ko-KR"/>
        </w:rPr>
      </w:pPr>
      <w:proofErr w:type="spellStart"/>
      <w:r>
        <w:rPr>
          <w:b/>
          <w:bCs/>
          <w:lang w:eastAsia="ko-KR"/>
        </w:rPr>
        <w:t>협업적</w:t>
      </w:r>
      <w:proofErr w:type="spellEnd"/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팀티칭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인정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예정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시수</w:t>
      </w:r>
      <w:r>
        <w:rPr>
          <w:lang w:eastAsia="ko-KR"/>
        </w:rPr>
        <w:t xml:space="preserve"> (3</w:t>
      </w:r>
      <w:r>
        <w:rPr>
          <w:lang w:eastAsia="ko-KR"/>
        </w:rPr>
        <w:t>학점</w:t>
      </w:r>
      <w:r>
        <w:rPr>
          <w:lang w:eastAsia="ko-KR"/>
        </w:rPr>
        <w:t xml:space="preserve">) </w:t>
      </w:r>
      <w:r>
        <w:rPr>
          <w:lang w:eastAsia="ko-KR"/>
        </w:rPr>
        <w:t>인정</w:t>
      </w:r>
    </w:p>
    <w:p w14:paraId="1F4235FF" w14:textId="77777777" w:rsidR="0086121F" w:rsidRDefault="00C328A1">
      <w:pPr>
        <w:pStyle w:val="Compact"/>
        <w:numPr>
          <w:ilvl w:val="0"/>
          <w:numId w:val="53"/>
        </w:numPr>
        <w:rPr>
          <w:lang w:eastAsia="ko-KR"/>
        </w:rPr>
      </w:pPr>
      <w:r>
        <w:rPr>
          <w:lang w:eastAsia="ko-KR"/>
        </w:rPr>
        <w:t>학부대학</w:t>
      </w:r>
      <w:r>
        <w:rPr>
          <w:lang w:eastAsia="ko-KR"/>
        </w:rPr>
        <w:t xml:space="preserve"> </w:t>
      </w:r>
      <w:r>
        <w:rPr>
          <w:lang w:eastAsia="ko-KR"/>
        </w:rPr>
        <w:t>교육운영위원회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학사운영위원회</w:t>
      </w:r>
      <w:r>
        <w:rPr>
          <w:lang w:eastAsia="ko-KR"/>
        </w:rPr>
        <w:t xml:space="preserve"> </w:t>
      </w:r>
      <w:r>
        <w:rPr>
          <w:lang w:eastAsia="ko-KR"/>
        </w:rPr>
        <w:t>심의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이행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</w:p>
    <w:p w14:paraId="4A1E4723" w14:textId="77777777" w:rsidR="0086121F" w:rsidRDefault="00C328A1">
      <w:r>
        <w:rPr>
          <w:noProof/>
        </w:rPr>
        <w:lastRenderedPageBreak/>
      </w:r>
      <w:r w:rsidR="00C328A1">
        <w:rPr>
          <w:noProof/>
        </w:rPr>
        <w:pict w14:anchorId="2C4BF14D">
          <v:rect id="_x0000_i1033" alt="" style="width:468pt;height:.05pt;mso-width-percent:0;mso-height-percent:0;mso-width-percent:0;mso-height-percent:0" o:hralign="center" o:hrstd="t" o:hr="t"/>
        </w:pict>
      </w:r>
    </w:p>
    <w:p w14:paraId="069BD8D8" w14:textId="77777777" w:rsidR="0086121F" w:rsidRDefault="00C328A1">
      <w:pPr>
        <w:pStyle w:val="Heading2"/>
        <w:rPr>
          <w:lang w:eastAsia="ko-KR"/>
        </w:rPr>
      </w:pPr>
      <w:bookmarkStart w:id="141" w:name="학생-활동-계획"/>
      <w:bookmarkEnd w:id="63"/>
      <w:bookmarkEnd w:id="140"/>
      <w:r>
        <w:rPr>
          <w:lang w:eastAsia="ko-KR"/>
        </w:rPr>
        <w:t xml:space="preserve">7.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활동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23DA82C1" w14:textId="77777777" w:rsidR="0086121F" w:rsidRDefault="00C328A1">
      <w:pPr>
        <w:pStyle w:val="Heading3"/>
        <w:rPr>
          <w:lang w:eastAsia="ko-KR"/>
        </w:rPr>
      </w:pPr>
      <w:bookmarkStart w:id="142" w:name="가.-삼각-융합-경험"/>
      <w:r>
        <w:rPr>
          <w:lang w:eastAsia="ko-KR"/>
        </w:rPr>
        <w:t>가</w:t>
      </w:r>
      <w:r>
        <w:rPr>
          <w:lang w:eastAsia="ko-KR"/>
        </w:rPr>
        <w:t xml:space="preserve">. </w:t>
      </w:r>
      <w:r>
        <w:rPr>
          <w:lang w:eastAsia="ko-KR"/>
        </w:rPr>
        <w:t>삼각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10D6E701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1) </w:t>
      </w:r>
      <w:r>
        <w:rPr>
          <w:b/>
          <w:bCs/>
          <w:lang w:eastAsia="ko-KR"/>
        </w:rPr>
        <w:t>다양한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통합</w:t>
      </w:r>
      <w:r>
        <w:rPr>
          <w:lang w:eastAsia="ko-KR"/>
        </w:rPr>
        <w:t xml:space="preserve">: - </w:t>
      </w:r>
      <w:r>
        <w:rPr>
          <w:b/>
          <w:bCs/>
          <w:lang w:eastAsia="ko-KR"/>
        </w:rPr>
        <w:t>매주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패널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토론</w:t>
      </w:r>
      <w:r>
        <w:rPr>
          <w:lang w:eastAsia="ko-KR"/>
        </w:rPr>
        <w:t>: 3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교수가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주제에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다양성</w:t>
      </w:r>
      <w:r>
        <w:rPr>
          <w:lang w:eastAsia="ko-KR"/>
        </w:rPr>
        <w:t xml:space="preserve">: </w:t>
      </w:r>
      <w:r>
        <w:rPr>
          <w:lang w:eastAsia="ko-KR"/>
        </w:rPr>
        <w:t>전공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5-6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비교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과제</w:t>
      </w:r>
      <w:r>
        <w:rPr>
          <w:lang w:eastAsia="ko-KR"/>
        </w:rPr>
        <w:t>: “</w:t>
      </w:r>
      <w:r>
        <w:rPr>
          <w:lang w:eastAsia="ko-KR"/>
        </w:rPr>
        <w:t>우울증을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뇌과학</w:t>
      </w:r>
      <w:proofErr w:type="spellEnd"/>
      <w:r>
        <w:rPr>
          <w:lang w:eastAsia="ko-KR"/>
        </w:rPr>
        <w:t xml:space="preserve"> vs </w:t>
      </w:r>
      <w:r>
        <w:rPr>
          <w:lang w:eastAsia="ko-KR"/>
        </w:rPr>
        <w:t>발달심리</w:t>
      </w:r>
      <w:r>
        <w:rPr>
          <w:lang w:eastAsia="ko-KR"/>
        </w:rPr>
        <w:t xml:space="preserve"> vs </w:t>
      </w:r>
      <w:r>
        <w:rPr>
          <w:lang w:eastAsia="ko-KR"/>
        </w:rPr>
        <w:t>언어인지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” (Week 9)</w:t>
      </w:r>
    </w:p>
    <w:p w14:paraId="1F68D061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 xml:space="preserve">2) </w:t>
      </w:r>
      <w:r>
        <w:rPr>
          <w:b/>
          <w:bCs/>
          <w:lang w:eastAsia="ko-KR"/>
        </w:rPr>
        <w:t>프로젝트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요건</w:t>
      </w:r>
      <w:r>
        <w:rPr>
          <w:lang w:eastAsia="ko-KR"/>
        </w:rPr>
        <w:t xml:space="preserve">: - </w:t>
      </w:r>
      <w:r>
        <w:rPr>
          <w:b/>
          <w:bCs/>
          <w:lang w:eastAsia="ko-KR"/>
        </w:rPr>
        <w:t>최소</w:t>
      </w:r>
      <w:r>
        <w:rPr>
          <w:b/>
          <w:bCs/>
          <w:lang w:eastAsia="ko-KR"/>
        </w:rPr>
        <w:t xml:space="preserve"> 2</w:t>
      </w:r>
      <w:r>
        <w:rPr>
          <w:b/>
          <w:bCs/>
          <w:lang w:eastAsia="ko-KR"/>
        </w:rPr>
        <w:t>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통합</w:t>
      </w:r>
      <w:r>
        <w:rPr>
          <w:lang w:eastAsia="ko-KR"/>
        </w:rPr>
        <w:t xml:space="preserve"> (</w:t>
      </w:r>
      <w:r>
        <w:rPr>
          <w:lang w:eastAsia="ko-KR"/>
        </w:rPr>
        <w:t>뇌</w:t>
      </w:r>
      <w:r>
        <w:rPr>
          <w:lang w:eastAsia="ko-KR"/>
        </w:rPr>
        <w:t>/</w:t>
      </w:r>
      <w:r>
        <w:rPr>
          <w:lang w:eastAsia="ko-KR"/>
        </w:rPr>
        <w:t>행동</w:t>
      </w:r>
      <w:r>
        <w:rPr>
          <w:lang w:eastAsia="ko-KR"/>
        </w:rPr>
        <w:t>/</w:t>
      </w:r>
      <w:r>
        <w:rPr>
          <w:lang w:eastAsia="ko-KR"/>
        </w:rPr>
        <w:t>의미</w:t>
      </w:r>
      <w:r>
        <w:rPr>
          <w:lang w:eastAsia="ko-KR"/>
        </w:rPr>
        <w:t xml:space="preserve">) - </w:t>
      </w:r>
      <w:r>
        <w:rPr>
          <w:b/>
          <w:bCs/>
          <w:lang w:eastAsia="ko-KR"/>
        </w:rPr>
        <w:t>실제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데이터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lang w:eastAsia="ko-KR"/>
        </w:rPr>
        <w:t xml:space="preserve"> (fMRI, </w:t>
      </w:r>
      <w:r>
        <w:rPr>
          <w:lang w:eastAsia="ko-KR"/>
        </w:rPr>
        <w:t>설문</w:t>
      </w:r>
      <w:r>
        <w:rPr>
          <w:lang w:eastAsia="ko-KR"/>
        </w:rPr>
        <w:t xml:space="preserve">,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) -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맥락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고려</w:t>
      </w:r>
      <w:r>
        <w:rPr>
          <w:lang w:eastAsia="ko-KR"/>
        </w:rPr>
        <w:t xml:space="preserve"> (TLSASR,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>)</w:t>
      </w:r>
    </w:p>
    <w:p w14:paraId="130EE9DD" w14:textId="77777777" w:rsidR="0086121F" w:rsidRDefault="00C328A1">
      <w:pPr>
        <w:pStyle w:val="Heading3"/>
        <w:rPr>
          <w:lang w:eastAsia="ko-KR"/>
        </w:rPr>
      </w:pPr>
      <w:bookmarkStart w:id="143" w:name="나.-문제-발굴-분석-해결안-제시-전-과정"/>
      <w:bookmarkEnd w:id="142"/>
      <w:r>
        <w:rPr>
          <w:lang w:eastAsia="ko-KR"/>
        </w:rPr>
        <w:t>나</w:t>
      </w:r>
      <w:r>
        <w:rPr>
          <w:lang w:eastAsia="ko-KR"/>
        </w:rPr>
        <w:t xml:space="preserve">.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발굴</w:t>
      </w:r>
      <w:r>
        <w:rPr>
          <w:lang w:eastAsia="ko-KR"/>
        </w:rPr>
        <w:t xml:space="preserve"> → </w:t>
      </w:r>
      <w:r>
        <w:rPr>
          <w:lang w:eastAsia="ko-KR"/>
        </w:rPr>
        <w:t>분석</w:t>
      </w:r>
      <w:r>
        <w:rPr>
          <w:lang w:eastAsia="ko-KR"/>
        </w:rPr>
        <w:t xml:space="preserve"> → </w:t>
      </w:r>
      <w:r>
        <w:rPr>
          <w:lang w:eastAsia="ko-KR"/>
        </w:rPr>
        <w:t>해결안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880"/>
      </w:tblGrid>
      <w:tr w:rsidR="0086121F" w14:paraId="7F2B8906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3E2E87D8" w14:textId="77777777" w:rsidR="0086121F" w:rsidRDefault="00C328A1">
            <w:pPr>
              <w:pStyle w:val="Compact"/>
            </w:pPr>
            <w:proofErr w:type="spellStart"/>
            <w:r>
              <w:t>단계</w:t>
            </w:r>
            <w:proofErr w:type="spellEnd"/>
          </w:p>
        </w:tc>
        <w:tc>
          <w:tcPr>
            <w:tcW w:w="1827" w:type="dxa"/>
          </w:tcPr>
          <w:p w14:paraId="1A1E4B07" w14:textId="77777777" w:rsidR="0086121F" w:rsidRDefault="00C328A1">
            <w:pPr>
              <w:pStyle w:val="Compact"/>
            </w:pPr>
            <w:r>
              <w:t>주차</w:t>
            </w:r>
          </w:p>
        </w:tc>
        <w:tc>
          <w:tcPr>
            <w:tcW w:w="1827" w:type="dxa"/>
          </w:tcPr>
          <w:p w14:paraId="1731120E" w14:textId="77777777" w:rsidR="0086121F" w:rsidRDefault="00C328A1">
            <w:pPr>
              <w:pStyle w:val="Compact"/>
            </w:pPr>
            <w:r>
              <w:t>활동</w:t>
            </w:r>
          </w:p>
        </w:tc>
        <w:tc>
          <w:tcPr>
            <w:tcW w:w="2436" w:type="dxa"/>
          </w:tcPr>
          <w:p w14:paraId="508E53A4" w14:textId="77777777" w:rsidR="0086121F" w:rsidRDefault="00C328A1">
            <w:pPr>
              <w:pStyle w:val="Compact"/>
            </w:pPr>
            <w:r>
              <w:t>산출물</w:t>
            </w:r>
          </w:p>
        </w:tc>
      </w:tr>
      <w:tr w:rsidR="0086121F" w14:paraId="28B53649" w14:textId="77777777">
        <w:tc>
          <w:tcPr>
            <w:tcW w:w="1827" w:type="dxa"/>
          </w:tcPr>
          <w:p w14:paraId="4434B233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문제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탐색</w:t>
            </w:r>
          </w:p>
        </w:tc>
        <w:tc>
          <w:tcPr>
            <w:tcW w:w="1827" w:type="dxa"/>
          </w:tcPr>
          <w:p w14:paraId="34A53481" w14:textId="77777777" w:rsidR="0086121F" w:rsidRDefault="00C328A1">
            <w:pPr>
              <w:pStyle w:val="Compact"/>
            </w:pPr>
            <w:r>
              <w:t>Week 1-2</w:t>
            </w:r>
          </w:p>
        </w:tc>
        <w:tc>
          <w:tcPr>
            <w:tcW w:w="1827" w:type="dxa"/>
          </w:tcPr>
          <w:p w14:paraId="40DC1ADF" w14:textId="77777777" w:rsidR="0086121F" w:rsidRDefault="00C328A1">
            <w:pPr>
              <w:pStyle w:val="Compact"/>
            </w:pPr>
            <w:r>
              <w:t>통계</w:t>
            </w:r>
            <w:r>
              <w:t xml:space="preserve">, </w:t>
            </w:r>
            <w:r>
              <w:t>문헌</w:t>
            </w:r>
            <w:r>
              <w:t xml:space="preserve">, </w:t>
            </w:r>
            <w:r>
              <w:t>개인</w:t>
            </w:r>
            <w:r>
              <w:t xml:space="preserve"> </w:t>
            </w:r>
            <w:r>
              <w:t>경험</w:t>
            </w:r>
          </w:p>
        </w:tc>
        <w:tc>
          <w:tcPr>
            <w:tcW w:w="2436" w:type="dxa"/>
          </w:tcPr>
          <w:p w14:paraId="56FFA6F7" w14:textId="77777777" w:rsidR="0086121F" w:rsidRDefault="00C328A1">
            <w:pPr>
              <w:pStyle w:val="Compact"/>
            </w:pPr>
            <w:r>
              <w:t>팀별</w:t>
            </w:r>
            <w:r>
              <w:t xml:space="preserve"> </w:t>
            </w:r>
            <w:r>
              <w:t>연구</w:t>
            </w:r>
            <w:r>
              <w:t xml:space="preserve"> </w:t>
            </w:r>
            <w:r>
              <w:t>질문</w:t>
            </w:r>
            <w:r>
              <w:t xml:space="preserve"> </w:t>
            </w:r>
            <w:r>
              <w:t>초안</w:t>
            </w:r>
          </w:p>
        </w:tc>
      </w:tr>
      <w:tr w:rsidR="0086121F" w14:paraId="396FF9CB" w14:textId="77777777">
        <w:tc>
          <w:tcPr>
            <w:tcW w:w="1827" w:type="dxa"/>
          </w:tcPr>
          <w:p w14:paraId="4AF05F38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방법론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학습</w:t>
            </w:r>
          </w:p>
        </w:tc>
        <w:tc>
          <w:tcPr>
            <w:tcW w:w="1827" w:type="dxa"/>
          </w:tcPr>
          <w:p w14:paraId="0281B2E0" w14:textId="77777777" w:rsidR="0086121F" w:rsidRDefault="00C328A1">
            <w:pPr>
              <w:pStyle w:val="Compact"/>
            </w:pPr>
            <w:r>
              <w:t>Week 3-8</w:t>
            </w:r>
          </w:p>
        </w:tc>
        <w:tc>
          <w:tcPr>
            <w:tcW w:w="1827" w:type="dxa"/>
          </w:tcPr>
          <w:p w14:paraId="44B7F273" w14:textId="77777777" w:rsidR="0086121F" w:rsidRDefault="00C328A1">
            <w:pPr>
              <w:pStyle w:val="Compact"/>
            </w:pPr>
            <w:r>
              <w:t>뇌</w:t>
            </w:r>
            <w:r>
              <w:t>/</w:t>
            </w:r>
            <w:r>
              <w:t>행동</w:t>
            </w:r>
            <w:r>
              <w:t>/</w:t>
            </w:r>
            <w:r>
              <w:t>언어</w:t>
            </w:r>
            <w:r>
              <w:t xml:space="preserve"> </w:t>
            </w:r>
            <w:r>
              <w:t>방법론</w:t>
            </w:r>
          </w:p>
        </w:tc>
        <w:tc>
          <w:tcPr>
            <w:tcW w:w="2436" w:type="dxa"/>
          </w:tcPr>
          <w:p w14:paraId="5FDCECA9" w14:textId="77777777" w:rsidR="0086121F" w:rsidRDefault="00C328A1">
            <w:pPr>
              <w:pStyle w:val="Compact"/>
            </w:pPr>
            <w:r>
              <w:t>연구</w:t>
            </w:r>
            <w:r>
              <w:t xml:space="preserve"> </w:t>
            </w:r>
            <w:r>
              <w:t>질문</w:t>
            </w:r>
            <w:r>
              <w:t xml:space="preserve"> + </w:t>
            </w:r>
            <w:r>
              <w:t>방법</w:t>
            </w:r>
            <w:r>
              <w:t xml:space="preserve"> </w:t>
            </w:r>
            <w:r>
              <w:t>확정</w:t>
            </w:r>
          </w:p>
        </w:tc>
      </w:tr>
      <w:tr w:rsidR="0086121F" w14:paraId="7C5193BE" w14:textId="77777777">
        <w:tc>
          <w:tcPr>
            <w:tcW w:w="1827" w:type="dxa"/>
          </w:tcPr>
          <w:p w14:paraId="17CEB7E4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</w:p>
        </w:tc>
        <w:tc>
          <w:tcPr>
            <w:tcW w:w="1827" w:type="dxa"/>
          </w:tcPr>
          <w:p w14:paraId="707162D1" w14:textId="77777777" w:rsidR="0086121F" w:rsidRDefault="00C328A1">
            <w:pPr>
              <w:pStyle w:val="Compact"/>
            </w:pPr>
            <w:r>
              <w:t>Week 9-12</w:t>
            </w:r>
          </w:p>
        </w:tc>
        <w:tc>
          <w:tcPr>
            <w:tcW w:w="1827" w:type="dxa"/>
          </w:tcPr>
          <w:p w14:paraId="48E8E695" w14:textId="77777777" w:rsidR="0086121F" w:rsidRDefault="00C328A1">
            <w:pPr>
              <w:pStyle w:val="Compact"/>
            </w:pPr>
            <w:r>
              <w:t>실제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분석</w:t>
            </w:r>
          </w:p>
        </w:tc>
        <w:tc>
          <w:tcPr>
            <w:tcW w:w="2436" w:type="dxa"/>
          </w:tcPr>
          <w:p w14:paraId="29E2C94F" w14:textId="77777777" w:rsidR="0086121F" w:rsidRDefault="00C328A1">
            <w:pPr>
              <w:pStyle w:val="Compact"/>
            </w:pPr>
            <w:r>
              <w:t>중간</w:t>
            </w:r>
            <w:r>
              <w:t xml:space="preserve"> </w:t>
            </w:r>
            <w:r>
              <w:t>발표</w:t>
            </w:r>
            <w:r>
              <w:t xml:space="preserve"> (Week 10)</w:t>
            </w:r>
          </w:p>
        </w:tc>
      </w:tr>
      <w:tr w:rsidR="0086121F" w14:paraId="5B42CF29" w14:textId="77777777">
        <w:tc>
          <w:tcPr>
            <w:tcW w:w="1827" w:type="dxa"/>
          </w:tcPr>
          <w:p w14:paraId="609DDB21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개입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설계</w:t>
            </w:r>
          </w:p>
        </w:tc>
        <w:tc>
          <w:tcPr>
            <w:tcW w:w="1827" w:type="dxa"/>
          </w:tcPr>
          <w:p w14:paraId="22EC6B9D" w14:textId="77777777" w:rsidR="0086121F" w:rsidRDefault="00C328A1">
            <w:pPr>
              <w:pStyle w:val="Compact"/>
            </w:pPr>
            <w:r>
              <w:t>Week 13-14</w:t>
            </w:r>
          </w:p>
        </w:tc>
        <w:tc>
          <w:tcPr>
            <w:tcW w:w="1827" w:type="dxa"/>
          </w:tcPr>
          <w:p w14:paraId="62E92BB7" w14:textId="77777777" w:rsidR="0086121F" w:rsidRDefault="00C328A1">
            <w:pPr>
              <w:pStyle w:val="Compact"/>
            </w:pPr>
            <w:r>
              <w:t>정책</w:t>
            </w:r>
            <w:r>
              <w:t>/</w:t>
            </w:r>
            <w:r>
              <w:t>프로그램</w:t>
            </w:r>
            <w:r>
              <w:t xml:space="preserve"> </w:t>
            </w:r>
            <w:r>
              <w:t>설계</w:t>
            </w:r>
          </w:p>
        </w:tc>
        <w:tc>
          <w:tcPr>
            <w:tcW w:w="2436" w:type="dxa"/>
          </w:tcPr>
          <w:p w14:paraId="263F08D6" w14:textId="77777777" w:rsidR="0086121F" w:rsidRDefault="00C328A1">
            <w:pPr>
              <w:pStyle w:val="Compact"/>
            </w:pPr>
            <w:r>
              <w:t>리허설</w:t>
            </w:r>
            <w:r>
              <w:t xml:space="preserve"> (Week 14)</w:t>
            </w:r>
          </w:p>
        </w:tc>
      </w:tr>
      <w:tr w:rsidR="0086121F" w14:paraId="624FD677" w14:textId="77777777">
        <w:tc>
          <w:tcPr>
            <w:tcW w:w="1827" w:type="dxa"/>
          </w:tcPr>
          <w:p w14:paraId="2D12346F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t>발표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검증</w:t>
            </w:r>
          </w:p>
        </w:tc>
        <w:tc>
          <w:tcPr>
            <w:tcW w:w="1827" w:type="dxa"/>
          </w:tcPr>
          <w:p w14:paraId="2E724650" w14:textId="77777777" w:rsidR="0086121F" w:rsidRDefault="00C328A1">
            <w:pPr>
              <w:pStyle w:val="Compact"/>
            </w:pPr>
            <w:r>
              <w:t>Week 15</w:t>
            </w:r>
          </w:p>
        </w:tc>
        <w:tc>
          <w:tcPr>
            <w:tcW w:w="1827" w:type="dxa"/>
          </w:tcPr>
          <w:p w14:paraId="7100498B" w14:textId="77777777" w:rsidR="0086121F" w:rsidRDefault="00C328A1">
            <w:pPr>
              <w:pStyle w:val="Compact"/>
            </w:pPr>
            <w:r>
              <w:t>외부</w:t>
            </w:r>
            <w:r>
              <w:t xml:space="preserve"> </w:t>
            </w:r>
            <w:r>
              <w:t>패널</w:t>
            </w:r>
            <w:r>
              <w:t xml:space="preserve"> </w:t>
            </w:r>
            <w:r>
              <w:t>피드백</w:t>
            </w:r>
          </w:p>
        </w:tc>
        <w:tc>
          <w:tcPr>
            <w:tcW w:w="2436" w:type="dxa"/>
          </w:tcPr>
          <w:p w14:paraId="33125B93" w14:textId="77777777" w:rsidR="0086121F" w:rsidRDefault="00C328A1">
            <w:pPr>
              <w:pStyle w:val="Compact"/>
            </w:pPr>
            <w:r>
              <w:t>정책</w:t>
            </w:r>
            <w:r>
              <w:t xml:space="preserve"> </w:t>
            </w:r>
            <w:r>
              <w:t>제안서</w:t>
            </w:r>
            <w:r>
              <w:t xml:space="preserve"> + </w:t>
            </w:r>
            <w:r>
              <w:t>발표</w:t>
            </w:r>
          </w:p>
        </w:tc>
      </w:tr>
    </w:tbl>
    <w:p w14:paraId="2BE378AF" w14:textId="77777777" w:rsidR="0086121F" w:rsidRDefault="00C328A1">
      <w:pPr>
        <w:pStyle w:val="Heading3"/>
      </w:pPr>
      <w:bookmarkStart w:id="144" w:name="다.-협업-학습"/>
      <w:bookmarkEnd w:id="143"/>
      <w:r>
        <w:t>다</w:t>
      </w:r>
      <w:r>
        <w:t xml:space="preserve">. </w:t>
      </w:r>
      <w:r>
        <w:t>협업</w:t>
      </w:r>
      <w:r>
        <w:t xml:space="preserve"> </w:t>
      </w:r>
      <w:r>
        <w:t>학습</w:t>
      </w:r>
    </w:p>
    <w:p w14:paraId="5099A92A" w14:textId="77777777" w:rsidR="0086121F" w:rsidRDefault="00C328A1">
      <w:pPr>
        <w:pStyle w:val="Compact"/>
        <w:numPr>
          <w:ilvl w:val="0"/>
          <w:numId w:val="54"/>
        </w:numPr>
        <w:rPr>
          <w:lang w:eastAsia="ko-KR"/>
        </w:rPr>
      </w:pPr>
      <w:r>
        <w:rPr>
          <w:b/>
          <w:bCs/>
          <w:lang w:eastAsia="ko-KR"/>
        </w:rPr>
        <w:t>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프로젝트</w:t>
      </w:r>
      <w:r>
        <w:rPr>
          <w:lang w:eastAsia="ko-KR"/>
        </w:rPr>
        <w:t>: 15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</w:p>
    <w:p w14:paraId="31FB9710" w14:textId="77777777" w:rsidR="0086121F" w:rsidRDefault="00C328A1">
      <w:pPr>
        <w:pStyle w:val="Compact"/>
        <w:numPr>
          <w:ilvl w:val="0"/>
          <w:numId w:val="54"/>
        </w:numPr>
        <w:rPr>
          <w:lang w:eastAsia="ko-KR"/>
        </w:rPr>
      </w:pPr>
      <w:r>
        <w:rPr>
          <w:b/>
          <w:bCs/>
          <w:lang w:eastAsia="ko-KR"/>
        </w:rPr>
        <w:t>역할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분담</w:t>
      </w:r>
      <w:r>
        <w:rPr>
          <w:lang w:eastAsia="ko-KR"/>
        </w:rPr>
        <w:t xml:space="preserve">: </w:t>
      </w:r>
      <w:r>
        <w:rPr>
          <w:lang w:eastAsia="ko-KR"/>
        </w:rPr>
        <w:t>연구자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분석가</w:t>
      </w:r>
      <w:r>
        <w:rPr>
          <w:lang w:eastAsia="ko-KR"/>
        </w:rPr>
        <w:t xml:space="preserve">,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설계자</w:t>
      </w:r>
      <w:r>
        <w:rPr>
          <w:lang w:eastAsia="ko-KR"/>
        </w:rPr>
        <w:t xml:space="preserve">, </w:t>
      </w:r>
      <w:r>
        <w:rPr>
          <w:lang w:eastAsia="ko-KR"/>
        </w:rPr>
        <w:t>발표자</w:t>
      </w:r>
    </w:p>
    <w:p w14:paraId="1BDEFC62" w14:textId="77777777" w:rsidR="0086121F" w:rsidRDefault="00C328A1">
      <w:pPr>
        <w:pStyle w:val="Compact"/>
        <w:numPr>
          <w:ilvl w:val="0"/>
          <w:numId w:val="54"/>
        </w:numPr>
        <w:rPr>
          <w:lang w:eastAsia="ko-KR"/>
        </w:rPr>
      </w:pPr>
      <w:r>
        <w:rPr>
          <w:b/>
          <w:bCs/>
          <w:lang w:eastAsia="ko-KR"/>
        </w:rPr>
        <w:t>동료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평가</w:t>
      </w:r>
      <w:r>
        <w:rPr>
          <w:lang w:eastAsia="ko-KR"/>
        </w:rPr>
        <w:t xml:space="preserve">: </w:t>
      </w:r>
      <w:r>
        <w:rPr>
          <w:lang w:eastAsia="ko-KR"/>
        </w:rPr>
        <w:t>팀원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(</w:t>
      </w:r>
      <w:r>
        <w:rPr>
          <w:lang w:eastAsia="ko-KR"/>
        </w:rPr>
        <w:t>익명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성적</w:t>
      </w:r>
      <w:r>
        <w:rPr>
          <w:lang w:eastAsia="ko-KR"/>
        </w:rPr>
        <w:t xml:space="preserve"> 10%)</w:t>
      </w:r>
    </w:p>
    <w:p w14:paraId="5484FE96" w14:textId="77777777" w:rsidR="0086121F" w:rsidRDefault="00C328A1">
      <w:pPr>
        <w:pStyle w:val="Heading3"/>
      </w:pPr>
      <w:bookmarkStart w:id="145" w:name="라.-지역사회-연계"/>
      <w:bookmarkEnd w:id="144"/>
      <w:r>
        <w:t>라</w:t>
      </w:r>
      <w:r>
        <w:t xml:space="preserve">. </w:t>
      </w:r>
      <w:r>
        <w:t>지역사회</w:t>
      </w:r>
      <w:r>
        <w:t xml:space="preserve"> </w:t>
      </w:r>
      <w:r>
        <w:t>연계</w:t>
      </w:r>
    </w:p>
    <w:p w14:paraId="0D27A92C" w14:textId="77777777" w:rsidR="0086121F" w:rsidRDefault="00C328A1">
      <w:pPr>
        <w:pStyle w:val="Compact"/>
        <w:numPr>
          <w:ilvl w:val="0"/>
          <w:numId w:val="55"/>
        </w:numPr>
        <w:rPr>
          <w:lang w:eastAsia="ko-KR"/>
        </w:rPr>
      </w:pPr>
      <w:r>
        <w:rPr>
          <w:b/>
          <w:bCs/>
          <w:lang w:eastAsia="ko-KR"/>
        </w:rPr>
        <w:t xml:space="preserve">Week 9 </w:t>
      </w:r>
      <w:r>
        <w:rPr>
          <w:b/>
          <w:bCs/>
          <w:lang w:eastAsia="ko-KR"/>
        </w:rPr>
        <w:t>또는</w:t>
      </w:r>
      <w:r>
        <w:rPr>
          <w:b/>
          <w:bCs/>
          <w:lang w:eastAsia="ko-KR"/>
        </w:rPr>
        <w:t xml:space="preserve"> 14</w:t>
      </w:r>
      <w:r>
        <w:rPr>
          <w:lang w:eastAsia="ko-KR"/>
        </w:rPr>
        <w:t xml:space="preserve">: </w:t>
      </w:r>
      <w:r>
        <w:rPr>
          <w:lang w:eastAsia="ko-KR"/>
        </w:rPr>
        <w:t>중고등학교</w:t>
      </w:r>
      <w:r>
        <w:rPr>
          <w:lang w:eastAsia="ko-KR"/>
        </w:rPr>
        <w:t xml:space="preserve"> </w:t>
      </w:r>
      <w:r>
        <w:rPr>
          <w:lang w:eastAsia="ko-KR"/>
        </w:rPr>
        <w:t>방문</w:t>
      </w:r>
      <w:r>
        <w:rPr>
          <w:lang w:eastAsia="ko-KR"/>
        </w:rPr>
        <w:t xml:space="preserve"> (</w:t>
      </w:r>
      <w:r>
        <w:rPr>
          <w:lang w:eastAsia="ko-KR"/>
        </w:rPr>
        <w:t>교사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 xml:space="preserve">,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>)</w:t>
      </w:r>
    </w:p>
    <w:p w14:paraId="4591A6F2" w14:textId="77777777" w:rsidR="0086121F" w:rsidRDefault="00C328A1">
      <w:pPr>
        <w:pStyle w:val="Compact"/>
        <w:numPr>
          <w:ilvl w:val="0"/>
          <w:numId w:val="55"/>
        </w:numPr>
        <w:rPr>
          <w:lang w:eastAsia="ko-KR"/>
        </w:rPr>
      </w:pPr>
      <w:r>
        <w:rPr>
          <w:b/>
          <w:bCs/>
          <w:lang w:eastAsia="ko-KR"/>
        </w:rPr>
        <w:t>선택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활동</w:t>
      </w:r>
      <w:r>
        <w:rPr>
          <w:lang w:eastAsia="ko-KR"/>
        </w:rPr>
        <w:t xml:space="preserve">: </w:t>
      </w:r>
      <w:r>
        <w:rPr>
          <w:lang w:eastAsia="ko-KR"/>
        </w:rPr>
        <w:t>국립어린이과학관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뇌과학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</w:p>
    <w:p w14:paraId="7FBE60F6" w14:textId="77777777" w:rsidR="0086121F" w:rsidRDefault="00C328A1">
      <w:pPr>
        <w:pStyle w:val="Heading3"/>
        <w:rPr>
          <w:lang w:eastAsia="ko-KR"/>
        </w:rPr>
      </w:pPr>
      <w:bookmarkStart w:id="146" w:name="마.-창의적-결과물"/>
      <w:bookmarkEnd w:id="145"/>
      <w:r>
        <w:rPr>
          <w:lang w:eastAsia="ko-KR"/>
        </w:rPr>
        <w:t>마</w:t>
      </w:r>
      <w:r>
        <w:rPr>
          <w:lang w:eastAsia="ko-KR"/>
        </w:rPr>
        <w:t xml:space="preserve">. </w:t>
      </w:r>
      <w:r>
        <w:rPr>
          <w:lang w:eastAsia="ko-KR"/>
        </w:rPr>
        <w:t>창의적</w:t>
      </w:r>
      <w:r>
        <w:rPr>
          <w:lang w:eastAsia="ko-KR"/>
        </w:rPr>
        <w:t xml:space="preserve"> </w:t>
      </w:r>
      <w:r>
        <w:rPr>
          <w:lang w:eastAsia="ko-KR"/>
        </w:rPr>
        <w:t>결과물</w:t>
      </w:r>
    </w:p>
    <w:p w14:paraId="459AAF68" w14:textId="77777777" w:rsidR="0086121F" w:rsidRDefault="00C328A1">
      <w:pPr>
        <w:pStyle w:val="FirstParagraph"/>
        <w:rPr>
          <w:lang w:eastAsia="ko-KR"/>
        </w:rPr>
      </w:pP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+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: 1. </w:t>
      </w:r>
      <w:r>
        <w:rPr>
          <w:b/>
          <w:bCs/>
          <w:lang w:eastAsia="ko-KR"/>
        </w:rPr>
        <w:t>정책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제안서</w:t>
      </w:r>
      <w:r>
        <w:rPr>
          <w:lang w:eastAsia="ko-KR"/>
        </w:rPr>
        <w:t xml:space="preserve"> (</w:t>
      </w:r>
      <w:r>
        <w:rPr>
          <w:lang w:eastAsia="ko-KR"/>
        </w:rPr>
        <w:t>필수</w:t>
      </w:r>
      <w:r>
        <w:rPr>
          <w:lang w:eastAsia="ko-KR"/>
        </w:rPr>
        <w:t>): 10</w:t>
      </w:r>
      <w:r>
        <w:rPr>
          <w:lang w:eastAsia="ko-KR"/>
        </w:rPr>
        <w:t>페이지</w:t>
      </w:r>
      <w:r>
        <w:rPr>
          <w:lang w:eastAsia="ko-KR"/>
        </w:rPr>
        <w:t xml:space="preserve">,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2. </w:t>
      </w:r>
      <w:r>
        <w:rPr>
          <w:b/>
          <w:bCs/>
          <w:lang w:eastAsia="ko-KR"/>
        </w:rPr>
        <w:t>프로토타입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앱</w:t>
      </w:r>
      <w:r>
        <w:rPr>
          <w:lang w:eastAsia="ko-KR"/>
        </w:rPr>
        <w:t xml:space="preserve"> (</w:t>
      </w:r>
      <w:r>
        <w:rPr>
          <w:lang w:eastAsia="ko-KR"/>
        </w:rPr>
        <w:t>선택</w:t>
      </w:r>
      <w:r>
        <w:rPr>
          <w:lang w:eastAsia="ko-KR"/>
        </w:rPr>
        <w:t xml:space="preserve">): </w:t>
      </w:r>
      <w:r>
        <w:rPr>
          <w:lang w:eastAsia="ko-KR"/>
        </w:rPr>
        <w:t>정신건강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3. </w:t>
      </w:r>
      <w:r>
        <w:rPr>
          <w:b/>
          <w:bCs/>
          <w:lang w:eastAsia="ko-KR"/>
        </w:rPr>
        <w:t>교육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프로그램</w:t>
      </w:r>
      <w:r>
        <w:rPr>
          <w:lang w:eastAsia="ko-KR"/>
        </w:rPr>
        <w:t xml:space="preserve"> (</w:t>
      </w:r>
      <w:r>
        <w:rPr>
          <w:lang w:eastAsia="ko-KR"/>
        </w:rPr>
        <w:t>선택</w:t>
      </w:r>
      <w:r>
        <w:rPr>
          <w:lang w:eastAsia="ko-KR"/>
        </w:rPr>
        <w:t xml:space="preserve">): </w:t>
      </w:r>
      <w:r>
        <w:rPr>
          <w:lang w:eastAsia="ko-KR"/>
        </w:rPr>
        <w:t>교사</w:t>
      </w:r>
      <w:r>
        <w:rPr>
          <w:lang w:eastAsia="ko-KR"/>
        </w:rPr>
        <w:t>/</w:t>
      </w:r>
      <w:r>
        <w:rPr>
          <w:lang w:eastAsia="ko-KR"/>
        </w:rPr>
        <w:t>학생용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  <w:r>
        <w:rPr>
          <w:lang w:eastAsia="ko-KR"/>
        </w:rPr>
        <w:t xml:space="preserve"> 4. </w:t>
      </w:r>
      <w:r>
        <w:rPr>
          <w:b/>
          <w:bCs/>
          <w:lang w:eastAsia="ko-KR"/>
        </w:rPr>
        <w:t>데이터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대시보드</w:t>
      </w:r>
      <w:r>
        <w:rPr>
          <w:lang w:eastAsia="ko-KR"/>
        </w:rPr>
        <w:t xml:space="preserve"> (</w:t>
      </w:r>
      <w:r>
        <w:rPr>
          <w:lang w:eastAsia="ko-KR"/>
        </w:rPr>
        <w:t>선택</w:t>
      </w:r>
      <w:r>
        <w:rPr>
          <w:lang w:eastAsia="ko-KR"/>
        </w:rPr>
        <w:t xml:space="preserve">): Tableau/Python 5. </w:t>
      </w:r>
      <w:r>
        <w:rPr>
          <w:b/>
          <w:bCs/>
          <w:lang w:eastAsia="ko-KR"/>
        </w:rPr>
        <w:t>홍보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영상</w:t>
      </w:r>
      <w:r>
        <w:rPr>
          <w:lang w:eastAsia="ko-KR"/>
        </w:rPr>
        <w:t xml:space="preserve"> (</w:t>
      </w:r>
      <w:r>
        <w:rPr>
          <w:lang w:eastAsia="ko-KR"/>
        </w:rPr>
        <w:t>선택</w:t>
      </w:r>
      <w:r>
        <w:rPr>
          <w:lang w:eastAsia="ko-KR"/>
        </w:rPr>
        <w:t>): 3-5</w:t>
      </w:r>
      <w:r>
        <w:rPr>
          <w:lang w:eastAsia="ko-KR"/>
        </w:rPr>
        <w:t>분</w:t>
      </w:r>
      <w:r>
        <w:rPr>
          <w:lang w:eastAsia="ko-KR"/>
        </w:rPr>
        <w:t xml:space="preserve">,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대중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</w:p>
    <w:p w14:paraId="5A481427" w14:textId="77777777" w:rsidR="0086121F" w:rsidRDefault="00C328A1">
      <w:r>
        <w:rPr>
          <w:noProof/>
        </w:rPr>
      </w:r>
      <w:r w:rsidR="00C328A1">
        <w:rPr>
          <w:noProof/>
        </w:rPr>
        <w:pict w14:anchorId="282BF795">
          <v:rect id="_x0000_i1034" alt="" style="width:468pt;height:.05pt;mso-width-percent:0;mso-height-percent:0;mso-width-percent:0;mso-height-percent:0" o:hralign="center" o:hrstd="t" o:hr="t"/>
        </w:pict>
      </w:r>
    </w:p>
    <w:p w14:paraId="1A3A012D" w14:textId="77777777" w:rsidR="0086121F" w:rsidRDefault="00C328A1">
      <w:pPr>
        <w:pStyle w:val="Heading2"/>
        <w:rPr>
          <w:lang w:eastAsia="ko-KR"/>
        </w:rPr>
      </w:pPr>
      <w:bookmarkStart w:id="147" w:name="평가-계획"/>
      <w:bookmarkEnd w:id="141"/>
      <w:bookmarkEnd w:id="146"/>
      <w:r>
        <w:rPr>
          <w:lang w:eastAsia="ko-KR"/>
        </w:rPr>
        <w:lastRenderedPageBreak/>
        <w:t xml:space="preserve">8.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3E4BC921" w14:textId="77777777" w:rsidR="0086121F" w:rsidRDefault="00C328A1">
      <w:pPr>
        <w:pStyle w:val="Heading3"/>
        <w:rPr>
          <w:lang w:eastAsia="ko-KR"/>
        </w:rPr>
      </w:pPr>
      <w:bookmarkStart w:id="148" w:name="가.-평가-방식"/>
      <w:r>
        <w:rPr>
          <w:lang w:eastAsia="ko-KR"/>
        </w:rPr>
        <w:t>가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</w:p>
    <w:p w14:paraId="7C6FD026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학생선택형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성적평가</w:t>
      </w:r>
      <w:r>
        <w:rPr>
          <w:lang w:eastAsia="ko-KR"/>
        </w:rPr>
        <w:t xml:space="preserve">: - </w:t>
      </w:r>
      <w:r>
        <w:rPr>
          <w:lang w:eastAsia="ko-KR"/>
        </w:rPr>
        <w:t>기본</w:t>
      </w:r>
      <w:r>
        <w:rPr>
          <w:lang w:eastAsia="ko-KR"/>
        </w:rPr>
        <w:t xml:space="preserve">: S/U (Pass/Fail) - </w:t>
      </w:r>
      <w:r>
        <w:rPr>
          <w:lang w:eastAsia="ko-KR"/>
        </w:rPr>
        <w:t>희망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: Week 4 </w:t>
      </w:r>
      <w:r>
        <w:rPr>
          <w:lang w:eastAsia="ko-KR"/>
        </w:rPr>
        <w:t>전까지</w:t>
      </w:r>
      <w:r>
        <w:rPr>
          <w:lang w:eastAsia="ko-KR"/>
        </w:rPr>
        <w:t xml:space="preserve"> A~F </w:t>
      </w:r>
      <w:r>
        <w:rPr>
          <w:lang w:eastAsia="ko-KR"/>
        </w:rPr>
        <w:t>등급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</w:p>
    <w:p w14:paraId="689147D9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평가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철학</w:t>
      </w:r>
      <w:r>
        <w:rPr>
          <w:lang w:eastAsia="ko-KR"/>
        </w:rPr>
        <w:t xml:space="preserve">: - </w:t>
      </w:r>
      <w:r>
        <w:rPr>
          <w:b/>
          <w:bCs/>
          <w:lang w:eastAsia="ko-KR"/>
        </w:rPr>
        <w:t>과정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성찰</w:t>
      </w:r>
      <w:r>
        <w:rPr>
          <w:lang w:eastAsia="ko-KR"/>
        </w:rPr>
        <w:t xml:space="preserve">, </w:t>
      </w:r>
      <w:r>
        <w:rPr>
          <w:lang w:eastAsia="ko-KR"/>
        </w:rPr>
        <w:t>협업</w:t>
      </w:r>
      <w:r>
        <w:rPr>
          <w:lang w:eastAsia="ko-KR"/>
        </w:rPr>
        <w:t xml:space="preserve">) - </w:t>
      </w:r>
      <w:r>
        <w:rPr>
          <w:b/>
          <w:bCs/>
          <w:lang w:eastAsia="ko-KR"/>
        </w:rPr>
        <w:t>절대평가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삼각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융합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장려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가산점</w:t>
      </w:r>
    </w:p>
    <w:p w14:paraId="287E4E63" w14:textId="77777777" w:rsidR="0086121F" w:rsidRDefault="00C328A1">
      <w:pPr>
        <w:pStyle w:val="Heading3"/>
      </w:pPr>
      <w:bookmarkStart w:id="149" w:name="나.-평가-구성"/>
      <w:bookmarkEnd w:id="148"/>
      <w:r>
        <w:t>나</w:t>
      </w:r>
      <w:r>
        <w:t xml:space="preserve">. </w:t>
      </w:r>
      <w:r>
        <w:t>평가</w:t>
      </w:r>
      <w:r>
        <w:t xml:space="preserve"> </w:t>
      </w:r>
      <w:r>
        <w:t>구성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553"/>
        <w:gridCol w:w="2127"/>
        <w:gridCol w:w="2340"/>
      </w:tblGrid>
      <w:tr w:rsidR="0086121F" w14:paraId="1366E966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091FDCA" w14:textId="77777777" w:rsidR="0086121F" w:rsidRDefault="00C328A1">
            <w:pPr>
              <w:pStyle w:val="Compact"/>
            </w:pPr>
            <w:r>
              <w:t>평가</w:t>
            </w:r>
            <w:r>
              <w:t xml:space="preserve"> </w:t>
            </w:r>
            <w:r>
              <w:t>항목</w:t>
            </w:r>
          </w:p>
        </w:tc>
        <w:tc>
          <w:tcPr>
            <w:tcW w:w="2160" w:type="dxa"/>
          </w:tcPr>
          <w:p w14:paraId="4BC1EF58" w14:textId="77777777" w:rsidR="0086121F" w:rsidRDefault="00C328A1">
            <w:pPr>
              <w:pStyle w:val="Compact"/>
            </w:pPr>
            <w:r>
              <w:t>배점</w:t>
            </w:r>
            <w:r>
              <w:t xml:space="preserve"> (A~F)</w:t>
            </w:r>
          </w:p>
        </w:tc>
        <w:tc>
          <w:tcPr>
            <w:tcW w:w="1800" w:type="dxa"/>
          </w:tcPr>
          <w:p w14:paraId="6A07EF50" w14:textId="77777777" w:rsidR="0086121F" w:rsidRDefault="00C328A1">
            <w:pPr>
              <w:pStyle w:val="Compact"/>
            </w:pPr>
            <w:r>
              <w:t xml:space="preserve">S/U </w:t>
            </w:r>
            <w:r>
              <w:t>기준</w:t>
            </w:r>
          </w:p>
        </w:tc>
        <w:tc>
          <w:tcPr>
            <w:tcW w:w="1980" w:type="dxa"/>
          </w:tcPr>
          <w:p w14:paraId="4D74C2ED" w14:textId="77777777" w:rsidR="0086121F" w:rsidRDefault="00C328A1">
            <w:pPr>
              <w:pStyle w:val="Compact"/>
            </w:pPr>
            <w:r>
              <w:t>평가</w:t>
            </w:r>
            <w:r>
              <w:t xml:space="preserve"> </w:t>
            </w:r>
            <w:r>
              <w:t>내용</w:t>
            </w:r>
          </w:p>
        </w:tc>
      </w:tr>
      <w:tr w:rsidR="0086121F" w14:paraId="74590364" w14:textId="77777777">
        <w:tc>
          <w:tcPr>
            <w:tcW w:w="1980" w:type="dxa"/>
          </w:tcPr>
          <w:p w14:paraId="6E14A5B9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출석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참여</w:t>
            </w:r>
          </w:p>
        </w:tc>
        <w:tc>
          <w:tcPr>
            <w:tcW w:w="2160" w:type="dxa"/>
          </w:tcPr>
          <w:p w14:paraId="2926A8D6" w14:textId="77777777" w:rsidR="0086121F" w:rsidRDefault="00C328A1">
            <w:pPr>
              <w:pStyle w:val="Compact"/>
            </w:pPr>
            <w:r>
              <w:t>10%</w:t>
            </w:r>
          </w:p>
        </w:tc>
        <w:tc>
          <w:tcPr>
            <w:tcW w:w="1800" w:type="dxa"/>
          </w:tcPr>
          <w:p w14:paraId="4B27F288" w14:textId="77777777" w:rsidR="0086121F" w:rsidRDefault="00C328A1">
            <w:pPr>
              <w:pStyle w:val="Compact"/>
            </w:pPr>
            <w:r>
              <w:t>12</w:t>
            </w:r>
            <w:r>
              <w:t>주</w:t>
            </w:r>
            <w:r>
              <w:t xml:space="preserve"> </w:t>
            </w:r>
            <w:r>
              <w:t>이상</w:t>
            </w:r>
          </w:p>
        </w:tc>
        <w:tc>
          <w:tcPr>
            <w:tcW w:w="1980" w:type="dxa"/>
          </w:tcPr>
          <w:p w14:paraId="56902E9C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토론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제출</w:t>
            </w:r>
          </w:p>
        </w:tc>
      </w:tr>
      <w:tr w:rsidR="0086121F" w14:paraId="6506AEB4" w14:textId="77777777">
        <w:tc>
          <w:tcPr>
            <w:tcW w:w="1980" w:type="dxa"/>
          </w:tcPr>
          <w:p w14:paraId="15E402AD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Lab Worksheets (5</w:t>
            </w:r>
            <w:r>
              <w:rPr>
                <w:b/>
                <w:bCs/>
              </w:rPr>
              <w:t>회</w:t>
            </w:r>
            <w:r>
              <w:rPr>
                <w:b/>
                <w:bCs/>
              </w:rPr>
              <w:t>)</w:t>
            </w:r>
          </w:p>
        </w:tc>
        <w:tc>
          <w:tcPr>
            <w:tcW w:w="2160" w:type="dxa"/>
          </w:tcPr>
          <w:p w14:paraId="6747572D" w14:textId="77777777" w:rsidR="0086121F" w:rsidRDefault="00C328A1">
            <w:pPr>
              <w:pStyle w:val="Compact"/>
            </w:pPr>
            <w:r>
              <w:t>25%</w:t>
            </w:r>
          </w:p>
        </w:tc>
        <w:tc>
          <w:tcPr>
            <w:tcW w:w="1800" w:type="dxa"/>
          </w:tcPr>
          <w:p w14:paraId="36E83942" w14:textId="77777777" w:rsidR="0086121F" w:rsidRDefault="00C328A1">
            <w:pPr>
              <w:pStyle w:val="Compact"/>
            </w:pPr>
            <w:r>
              <w:t>4</w:t>
            </w:r>
            <w:r>
              <w:t>회</w:t>
            </w:r>
            <w:r>
              <w:t xml:space="preserve"> </w:t>
            </w:r>
            <w:r>
              <w:t>이상</w:t>
            </w:r>
          </w:p>
        </w:tc>
        <w:tc>
          <w:tcPr>
            <w:tcW w:w="1980" w:type="dxa"/>
          </w:tcPr>
          <w:p w14:paraId="05E95FA3" w14:textId="77777777" w:rsidR="0086121F" w:rsidRDefault="00C328A1">
            <w:pPr>
              <w:pStyle w:val="Compact"/>
            </w:pPr>
            <w:r>
              <w:t>5% × 5 (</w:t>
            </w:r>
            <w:r>
              <w:t>점진적</w:t>
            </w:r>
            <w:r>
              <w:t xml:space="preserve"> </w:t>
            </w:r>
            <w:r>
              <w:t>프로젝트</w:t>
            </w:r>
            <w:r>
              <w:t xml:space="preserve"> </w:t>
            </w:r>
            <w:r>
              <w:t>개발</w:t>
            </w:r>
            <w:r>
              <w:t>)</w:t>
            </w:r>
          </w:p>
        </w:tc>
      </w:tr>
      <w:tr w:rsidR="0086121F" w14:paraId="0AC0C6FD" w14:textId="77777777">
        <w:tc>
          <w:tcPr>
            <w:tcW w:w="1980" w:type="dxa"/>
          </w:tcPr>
          <w:p w14:paraId="4C691BF6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동료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피드백</w:t>
            </w:r>
          </w:p>
        </w:tc>
        <w:tc>
          <w:tcPr>
            <w:tcW w:w="2160" w:type="dxa"/>
          </w:tcPr>
          <w:p w14:paraId="77628DC5" w14:textId="77777777" w:rsidR="0086121F" w:rsidRDefault="00C328A1">
            <w:pPr>
              <w:pStyle w:val="Compact"/>
            </w:pPr>
            <w:r>
              <w:t>10%</w:t>
            </w:r>
          </w:p>
        </w:tc>
        <w:tc>
          <w:tcPr>
            <w:tcW w:w="1800" w:type="dxa"/>
          </w:tcPr>
          <w:p w14:paraId="1AE5C3DE" w14:textId="77777777" w:rsidR="0086121F" w:rsidRDefault="00C328A1">
            <w:pPr>
              <w:pStyle w:val="Compact"/>
            </w:pPr>
            <w:r>
              <w:t>5</w:t>
            </w:r>
            <w:r>
              <w:t>회</w:t>
            </w:r>
            <w:r>
              <w:t xml:space="preserve"> </w:t>
            </w:r>
            <w:r>
              <w:t>이상</w:t>
            </w:r>
          </w:p>
        </w:tc>
        <w:tc>
          <w:tcPr>
            <w:tcW w:w="1980" w:type="dxa"/>
          </w:tcPr>
          <w:p w14:paraId="7B97D484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건설적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피드백</w:t>
            </w:r>
            <w:r>
              <w:rPr>
                <w:lang w:eastAsia="ko-KR"/>
              </w:rPr>
              <w:t xml:space="preserve"> (300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>)</w:t>
            </w:r>
          </w:p>
        </w:tc>
      </w:tr>
      <w:tr w:rsidR="0086121F" w14:paraId="4F692D70" w14:textId="77777777">
        <w:tc>
          <w:tcPr>
            <w:tcW w:w="1980" w:type="dxa"/>
          </w:tcPr>
          <w:p w14:paraId="209E9521" w14:textId="77777777" w:rsidR="0086121F" w:rsidRDefault="00C328A1">
            <w:pPr>
              <w:pStyle w:val="Compact"/>
            </w:pPr>
            <w:proofErr w:type="spellStart"/>
            <w:r>
              <w:rPr>
                <w:b/>
                <w:bCs/>
              </w:rPr>
              <w:t>데이터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분석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과제</w:t>
            </w:r>
            <w:proofErr w:type="spellEnd"/>
            <w:r>
              <w:t xml:space="preserve"> (3</w:t>
            </w:r>
            <w:r>
              <w:t>회</w:t>
            </w:r>
            <w:r>
              <w:t>)</w:t>
            </w:r>
          </w:p>
        </w:tc>
        <w:tc>
          <w:tcPr>
            <w:tcW w:w="2160" w:type="dxa"/>
          </w:tcPr>
          <w:p w14:paraId="7ECBD5D2" w14:textId="77777777" w:rsidR="0086121F" w:rsidRDefault="00C328A1">
            <w:pPr>
              <w:pStyle w:val="Compact"/>
            </w:pPr>
            <w:r>
              <w:t>15%</w:t>
            </w:r>
          </w:p>
        </w:tc>
        <w:tc>
          <w:tcPr>
            <w:tcW w:w="1800" w:type="dxa"/>
          </w:tcPr>
          <w:p w14:paraId="6CD6DA63" w14:textId="77777777" w:rsidR="0086121F" w:rsidRDefault="00C328A1">
            <w:pPr>
              <w:pStyle w:val="Compact"/>
            </w:pPr>
            <w:r>
              <w:t>2</w:t>
            </w:r>
            <w:r>
              <w:t>회</w:t>
            </w:r>
            <w:r>
              <w:t xml:space="preserve"> </w:t>
            </w:r>
            <w:r>
              <w:t>이상</w:t>
            </w:r>
          </w:p>
        </w:tc>
        <w:tc>
          <w:tcPr>
            <w:tcW w:w="1980" w:type="dxa"/>
          </w:tcPr>
          <w:p w14:paraId="098506F9" w14:textId="77777777" w:rsidR="0086121F" w:rsidRDefault="00C328A1">
            <w:pPr>
              <w:pStyle w:val="Compact"/>
            </w:pPr>
            <w:r>
              <w:t>Week 5 (fMRI), Week 9 (TLSASR), Week 12 (LLM)</w:t>
            </w:r>
          </w:p>
        </w:tc>
      </w:tr>
      <w:tr w:rsidR="0086121F" w14:paraId="49E504E1" w14:textId="77777777">
        <w:tc>
          <w:tcPr>
            <w:tcW w:w="1980" w:type="dxa"/>
          </w:tcPr>
          <w:p w14:paraId="1100F742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중간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프로젝트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발표</w:t>
            </w:r>
          </w:p>
        </w:tc>
        <w:tc>
          <w:tcPr>
            <w:tcW w:w="2160" w:type="dxa"/>
          </w:tcPr>
          <w:p w14:paraId="6D1A6315" w14:textId="77777777" w:rsidR="0086121F" w:rsidRDefault="00C328A1">
            <w:pPr>
              <w:pStyle w:val="Compact"/>
            </w:pPr>
            <w:r>
              <w:t>15%</w:t>
            </w:r>
          </w:p>
        </w:tc>
        <w:tc>
          <w:tcPr>
            <w:tcW w:w="1800" w:type="dxa"/>
          </w:tcPr>
          <w:p w14:paraId="2858211B" w14:textId="77777777" w:rsidR="0086121F" w:rsidRDefault="00C328A1">
            <w:pPr>
              <w:pStyle w:val="Compact"/>
            </w:pPr>
            <w:r>
              <w:t>발표</w:t>
            </w:r>
            <w:r>
              <w:t xml:space="preserve"> </w:t>
            </w:r>
            <w:r>
              <w:t>필수</w:t>
            </w:r>
          </w:p>
        </w:tc>
        <w:tc>
          <w:tcPr>
            <w:tcW w:w="1980" w:type="dxa"/>
          </w:tcPr>
          <w:p w14:paraId="57FAC1AE" w14:textId="77777777" w:rsidR="0086121F" w:rsidRDefault="00C328A1">
            <w:pPr>
              <w:pStyle w:val="Compact"/>
            </w:pPr>
            <w:r>
              <w:t>Week 10, 15</w:t>
            </w:r>
            <w:r>
              <w:t>분</w:t>
            </w:r>
            <w:r>
              <w:t xml:space="preserve"> + Q&amp;A</w:t>
            </w:r>
          </w:p>
        </w:tc>
      </w:tr>
      <w:tr w:rsidR="0086121F" w14:paraId="1810A65E" w14:textId="77777777">
        <w:tc>
          <w:tcPr>
            <w:tcW w:w="1980" w:type="dxa"/>
          </w:tcPr>
          <w:p w14:paraId="71F90F51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최종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프로젝트</w:t>
            </w:r>
          </w:p>
        </w:tc>
        <w:tc>
          <w:tcPr>
            <w:tcW w:w="2160" w:type="dxa"/>
          </w:tcPr>
          <w:p w14:paraId="7ACD7F9F" w14:textId="77777777" w:rsidR="0086121F" w:rsidRDefault="00C328A1">
            <w:pPr>
              <w:pStyle w:val="Compact"/>
            </w:pPr>
            <w:r>
              <w:t>25%</w:t>
            </w:r>
          </w:p>
        </w:tc>
        <w:tc>
          <w:tcPr>
            <w:tcW w:w="1800" w:type="dxa"/>
          </w:tcPr>
          <w:p w14:paraId="38A5F7DD" w14:textId="77777777" w:rsidR="0086121F" w:rsidRDefault="00C328A1">
            <w:pPr>
              <w:pStyle w:val="Compact"/>
            </w:pPr>
            <w:r>
              <w:t>발표</w:t>
            </w:r>
            <w:r>
              <w:t>+</w:t>
            </w:r>
            <w:r>
              <w:t>논문</w:t>
            </w:r>
          </w:p>
        </w:tc>
        <w:tc>
          <w:tcPr>
            <w:tcW w:w="1980" w:type="dxa"/>
          </w:tcPr>
          <w:p w14:paraId="5222B1ED" w14:textId="77777777" w:rsidR="0086121F" w:rsidRDefault="00C328A1">
            <w:pPr>
              <w:pStyle w:val="Compact"/>
            </w:pPr>
            <w:r>
              <w:t xml:space="preserve">Week 15 </w:t>
            </w:r>
            <w:r>
              <w:t>발표</w:t>
            </w:r>
            <w:r>
              <w:t xml:space="preserve"> (10</w:t>
            </w:r>
            <w:r>
              <w:t>분</w:t>
            </w:r>
            <w:r>
              <w:t xml:space="preserve">) + APA-style </w:t>
            </w:r>
            <w:r>
              <w:t>논문</w:t>
            </w:r>
            <w:r>
              <w:t xml:space="preserve"> (3000</w:t>
            </w:r>
            <w:r>
              <w:t>단어</w:t>
            </w:r>
            <w:r>
              <w:t>)</w:t>
            </w:r>
          </w:p>
        </w:tc>
      </w:tr>
      <w:tr w:rsidR="0086121F" w14:paraId="411763C5" w14:textId="77777777">
        <w:tc>
          <w:tcPr>
            <w:tcW w:w="1980" w:type="dxa"/>
          </w:tcPr>
          <w:p w14:paraId="51CB32BF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기여도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평가</w:t>
            </w:r>
          </w:p>
        </w:tc>
        <w:tc>
          <w:tcPr>
            <w:tcW w:w="2160" w:type="dxa"/>
          </w:tcPr>
          <w:p w14:paraId="7B66B7FA" w14:textId="77777777" w:rsidR="0086121F" w:rsidRDefault="00C328A1">
            <w:pPr>
              <w:pStyle w:val="Compact"/>
            </w:pPr>
            <w:r>
              <w:t>±5%</w:t>
            </w:r>
          </w:p>
        </w:tc>
        <w:tc>
          <w:tcPr>
            <w:tcW w:w="1800" w:type="dxa"/>
          </w:tcPr>
          <w:p w14:paraId="2EACF5EC" w14:textId="77777777" w:rsidR="0086121F" w:rsidRDefault="00C328A1">
            <w:pPr>
              <w:pStyle w:val="Compact"/>
            </w:pPr>
            <w:r>
              <w:t>N/A</w:t>
            </w:r>
          </w:p>
        </w:tc>
        <w:tc>
          <w:tcPr>
            <w:tcW w:w="1980" w:type="dxa"/>
          </w:tcPr>
          <w:p w14:paraId="3C631B34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동료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개인별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조정</w:t>
            </w:r>
          </w:p>
        </w:tc>
      </w:tr>
    </w:tbl>
    <w:p w14:paraId="395B5A27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 xml:space="preserve">Lab Worksheets </w:t>
      </w:r>
      <w:r>
        <w:rPr>
          <w:b/>
          <w:bCs/>
          <w:lang w:eastAsia="ko-KR"/>
        </w:rPr>
        <w:t>세부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배점</w:t>
      </w:r>
      <w:r>
        <w:rPr>
          <w:lang w:eastAsia="ko-KR"/>
        </w:rPr>
        <w:t>: - Worksheet 1 (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): 5% - Worksheet 2 (</w:t>
      </w:r>
      <w:r>
        <w:rPr>
          <w:lang w:eastAsia="ko-KR"/>
        </w:rPr>
        <w:t>문헌</w:t>
      </w:r>
      <w:r>
        <w:rPr>
          <w:lang w:eastAsia="ko-KR"/>
        </w:rPr>
        <w:t xml:space="preserve"> </w:t>
      </w:r>
      <w:r>
        <w:rPr>
          <w:lang w:eastAsia="ko-KR"/>
        </w:rPr>
        <w:t>고찰</w:t>
      </w:r>
      <w:r>
        <w:rPr>
          <w:lang w:eastAsia="ko-KR"/>
        </w:rPr>
        <w:t>): 5% - Worksheet 3 (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): 5% - Worksheet 4 (IRB </w:t>
      </w:r>
      <w:r>
        <w:rPr>
          <w:lang w:eastAsia="ko-KR"/>
        </w:rPr>
        <w:t>신청서</w:t>
      </w:r>
      <w:r>
        <w:rPr>
          <w:lang w:eastAsia="ko-KR"/>
        </w:rPr>
        <w:t>): 5% - Worksheet 5 (</w:t>
      </w:r>
      <w:r>
        <w:rPr>
          <w:lang w:eastAsia="ko-KR"/>
        </w:rPr>
        <w:t>파일럿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): 5%</w:t>
      </w:r>
    </w:p>
    <w:p w14:paraId="009E5EFE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최종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프로젝트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논문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요구사항</w:t>
      </w:r>
      <w:r>
        <w:rPr>
          <w:lang w:eastAsia="ko-KR"/>
        </w:rPr>
        <w:t xml:space="preserve"> (APA 7th Edition): - </w:t>
      </w:r>
      <w:r>
        <w:rPr>
          <w:b/>
          <w:bCs/>
          <w:lang w:eastAsia="ko-KR"/>
        </w:rPr>
        <w:t>필수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섹션</w:t>
      </w:r>
      <w:r>
        <w:rPr>
          <w:lang w:eastAsia="ko-KR"/>
        </w:rPr>
        <w:t>: Abstract, Introduction (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+ </w:t>
      </w:r>
      <w:r>
        <w:rPr>
          <w:lang w:eastAsia="ko-KR"/>
        </w:rPr>
        <w:t>문헌</w:t>
      </w:r>
      <w:r>
        <w:rPr>
          <w:lang w:eastAsia="ko-KR"/>
        </w:rPr>
        <w:t xml:space="preserve"> </w:t>
      </w:r>
      <w:r>
        <w:rPr>
          <w:lang w:eastAsia="ko-KR"/>
        </w:rPr>
        <w:t>고찰</w:t>
      </w:r>
      <w:r>
        <w:rPr>
          <w:lang w:eastAsia="ko-KR"/>
        </w:rPr>
        <w:t>), Methods (</w:t>
      </w:r>
      <w:r>
        <w:rPr>
          <w:lang w:eastAsia="ko-KR"/>
        </w:rPr>
        <w:t>대상</w:t>
      </w:r>
      <w:r>
        <w:rPr>
          <w:lang w:eastAsia="ko-KR"/>
        </w:rPr>
        <w:t xml:space="preserve">, </w:t>
      </w:r>
      <w:r>
        <w:rPr>
          <w:lang w:eastAsia="ko-KR"/>
        </w:rPr>
        <w:t>절차</w:t>
      </w:r>
      <w:r>
        <w:rPr>
          <w:lang w:eastAsia="ko-KR"/>
        </w:rPr>
        <w:t xml:space="preserve">, </w:t>
      </w:r>
      <w:r>
        <w:rPr>
          <w:lang w:eastAsia="ko-KR"/>
        </w:rPr>
        <w:t>측정</w:t>
      </w:r>
      <w:r>
        <w:rPr>
          <w:lang w:eastAsia="ko-KR"/>
        </w:rPr>
        <w:t xml:space="preserve">, </w:t>
      </w:r>
      <w:r>
        <w:rPr>
          <w:lang w:eastAsia="ko-KR"/>
        </w:rPr>
        <w:t>분석</w:t>
      </w:r>
      <w:r>
        <w:rPr>
          <w:lang w:eastAsia="ko-KR"/>
        </w:rPr>
        <w:t xml:space="preserve">), Results, Discussion, References - </w:t>
      </w:r>
      <w:r>
        <w:rPr>
          <w:b/>
          <w:bCs/>
          <w:lang w:eastAsia="ko-KR"/>
        </w:rPr>
        <w:t>분량</w:t>
      </w:r>
      <w:r>
        <w:rPr>
          <w:lang w:eastAsia="ko-KR"/>
        </w:rPr>
        <w:t xml:space="preserve">: 3,000 </w:t>
      </w:r>
      <w:r>
        <w:rPr>
          <w:lang w:eastAsia="ko-KR"/>
        </w:rPr>
        <w:t>단어</w:t>
      </w:r>
      <w:r>
        <w:rPr>
          <w:lang w:eastAsia="ko-KR"/>
        </w:rPr>
        <w:t xml:space="preserve"> (</w:t>
      </w:r>
      <w:r>
        <w:rPr>
          <w:lang w:eastAsia="ko-KR"/>
        </w:rPr>
        <w:t>참고문헌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부록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) - </w:t>
      </w:r>
      <w:r>
        <w:rPr>
          <w:b/>
          <w:bCs/>
          <w:lang w:eastAsia="ko-KR"/>
        </w:rPr>
        <w:t>삼각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융합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필수</w:t>
      </w:r>
      <w:r>
        <w:rPr>
          <w:lang w:eastAsia="ko-KR"/>
        </w:rPr>
        <w:t xml:space="preserve">: </w:t>
      </w:r>
      <w:r>
        <w:rPr>
          <w:lang w:eastAsia="ko-KR"/>
        </w:rPr>
        <w:t>최소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(</w:t>
      </w:r>
      <w:r>
        <w:rPr>
          <w:lang w:eastAsia="ko-KR"/>
        </w:rPr>
        <w:t>뇌</w:t>
      </w:r>
      <w:r>
        <w:rPr>
          <w:lang w:eastAsia="ko-KR"/>
        </w:rPr>
        <w:t>/</w:t>
      </w:r>
      <w:r>
        <w:rPr>
          <w:lang w:eastAsia="ko-KR"/>
        </w:rPr>
        <w:t>행동</w:t>
      </w:r>
      <w:r>
        <w:rPr>
          <w:lang w:eastAsia="ko-KR"/>
        </w:rPr>
        <w:t>/</w:t>
      </w:r>
      <w:r>
        <w:rPr>
          <w:lang w:eastAsia="ko-KR"/>
        </w:rPr>
        <w:t>의미</w:t>
      </w:r>
      <w:r>
        <w:rPr>
          <w:lang w:eastAsia="ko-KR"/>
        </w:rPr>
        <w:t xml:space="preserve">) </w:t>
      </w:r>
      <w:r>
        <w:rPr>
          <w:lang w:eastAsia="ko-KR"/>
        </w:rPr>
        <w:t>통합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데이터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근거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파일럿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다중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권장</w:t>
      </w:r>
      <w:r>
        <w:rPr>
          <w:lang w:eastAsia="ko-KR"/>
        </w:rPr>
        <w:t xml:space="preserve">: TA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2-3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</w:p>
    <w:p w14:paraId="56AEDB10" w14:textId="77777777" w:rsidR="0086121F" w:rsidRDefault="00C328A1">
      <w:pPr>
        <w:pStyle w:val="Heading3"/>
      </w:pPr>
      <w:bookmarkStart w:id="150" w:name="다.-최종-프로젝트-루브릭"/>
      <w:bookmarkEnd w:id="149"/>
      <w:r>
        <w:lastRenderedPageBreak/>
        <w:t>다</w:t>
      </w:r>
      <w:r>
        <w:t xml:space="preserve">. </w:t>
      </w:r>
      <w:r>
        <w:t>최종</w:t>
      </w:r>
      <w:r>
        <w:t xml:space="preserve"> </w:t>
      </w:r>
      <w:r>
        <w:t>프로젝트</w:t>
      </w:r>
      <w:r>
        <w:t xml:space="preserve"> </w:t>
      </w:r>
      <w:r>
        <w:t>루브릭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64"/>
        <w:gridCol w:w="2160"/>
        <w:gridCol w:w="2160"/>
        <w:gridCol w:w="2160"/>
        <w:gridCol w:w="2016"/>
      </w:tblGrid>
      <w:tr w:rsidR="0086121F" w14:paraId="6BD1752D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1" w:type="dxa"/>
          </w:tcPr>
          <w:p w14:paraId="0D16D5C6" w14:textId="77777777" w:rsidR="0086121F" w:rsidRDefault="00C328A1">
            <w:pPr>
              <w:pStyle w:val="Compact"/>
            </w:pPr>
            <w:r>
              <w:t>기준</w:t>
            </w:r>
          </w:p>
        </w:tc>
        <w:tc>
          <w:tcPr>
            <w:tcW w:w="1827" w:type="dxa"/>
          </w:tcPr>
          <w:p w14:paraId="4013CD85" w14:textId="77777777" w:rsidR="0086121F" w:rsidRDefault="00C328A1">
            <w:pPr>
              <w:pStyle w:val="Compact"/>
            </w:pPr>
            <w:r>
              <w:t>탁월</w:t>
            </w:r>
            <w:r>
              <w:t xml:space="preserve"> (23-25</w:t>
            </w:r>
            <w:r>
              <w:t>점</w:t>
            </w:r>
            <w:r>
              <w:t>)</w:t>
            </w:r>
          </w:p>
        </w:tc>
        <w:tc>
          <w:tcPr>
            <w:tcW w:w="1827" w:type="dxa"/>
          </w:tcPr>
          <w:p w14:paraId="52C030D2" w14:textId="77777777" w:rsidR="0086121F" w:rsidRDefault="00C328A1">
            <w:pPr>
              <w:pStyle w:val="Compact"/>
            </w:pPr>
            <w:r>
              <w:t>우수</w:t>
            </w:r>
            <w:r>
              <w:t xml:space="preserve"> (20-22</w:t>
            </w:r>
            <w:r>
              <w:t>점</w:t>
            </w:r>
            <w:r>
              <w:t>)</w:t>
            </w:r>
          </w:p>
        </w:tc>
        <w:tc>
          <w:tcPr>
            <w:tcW w:w="1827" w:type="dxa"/>
          </w:tcPr>
          <w:p w14:paraId="321DC966" w14:textId="77777777" w:rsidR="0086121F" w:rsidRDefault="00C328A1">
            <w:pPr>
              <w:pStyle w:val="Compact"/>
            </w:pPr>
            <w:r>
              <w:t>보통</w:t>
            </w:r>
            <w:r>
              <w:t xml:space="preserve"> (17-19</w:t>
            </w:r>
            <w:r>
              <w:t>점</w:t>
            </w:r>
            <w:r>
              <w:t>)</w:t>
            </w:r>
          </w:p>
        </w:tc>
        <w:tc>
          <w:tcPr>
            <w:tcW w:w="1705" w:type="dxa"/>
          </w:tcPr>
          <w:p w14:paraId="3BC4111E" w14:textId="77777777" w:rsidR="0086121F" w:rsidRDefault="00C328A1">
            <w:pPr>
              <w:pStyle w:val="Compact"/>
            </w:pPr>
            <w:r>
              <w:t>미흡</w:t>
            </w:r>
            <w:r>
              <w:t xml:space="preserve"> (&lt;17</w:t>
            </w:r>
            <w:r>
              <w:t>점</w:t>
            </w:r>
            <w:r>
              <w:t>)</w:t>
            </w:r>
          </w:p>
        </w:tc>
      </w:tr>
      <w:tr w:rsidR="0086121F" w14:paraId="4CDA9CF0" w14:textId="77777777">
        <w:tc>
          <w:tcPr>
            <w:tcW w:w="731" w:type="dxa"/>
          </w:tcPr>
          <w:p w14:paraId="5D8931E9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삼각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융합</w:t>
            </w:r>
          </w:p>
        </w:tc>
        <w:tc>
          <w:tcPr>
            <w:tcW w:w="1827" w:type="dxa"/>
          </w:tcPr>
          <w:p w14:paraId="734CAD81" w14:textId="77777777" w:rsidR="0086121F" w:rsidRDefault="00C328A1">
            <w:pPr>
              <w:pStyle w:val="Compact"/>
            </w:pPr>
            <w:r>
              <w:t>3</w:t>
            </w:r>
            <w:r>
              <w:t>개</w:t>
            </w:r>
            <w:r>
              <w:t xml:space="preserve"> </w:t>
            </w:r>
            <w:r>
              <w:t>관점</w:t>
            </w:r>
            <w:r>
              <w:t xml:space="preserve"> </w:t>
            </w:r>
            <w:r>
              <w:t>유기적</w:t>
            </w:r>
            <w:r>
              <w:t xml:space="preserve"> </w:t>
            </w:r>
            <w:r>
              <w:t>통합</w:t>
            </w:r>
          </w:p>
        </w:tc>
        <w:tc>
          <w:tcPr>
            <w:tcW w:w="1827" w:type="dxa"/>
          </w:tcPr>
          <w:p w14:paraId="5FA92359" w14:textId="77777777" w:rsidR="0086121F" w:rsidRDefault="00C328A1">
            <w:pPr>
              <w:pStyle w:val="Compact"/>
            </w:pPr>
            <w:r>
              <w:t>2</w:t>
            </w:r>
            <w:r>
              <w:t>개</w:t>
            </w:r>
            <w:r>
              <w:t xml:space="preserve"> </w:t>
            </w:r>
            <w:r>
              <w:t>관점</w:t>
            </w:r>
            <w:r>
              <w:t xml:space="preserve"> </w:t>
            </w:r>
            <w:r>
              <w:t>통합</w:t>
            </w:r>
          </w:p>
        </w:tc>
        <w:tc>
          <w:tcPr>
            <w:tcW w:w="1827" w:type="dxa"/>
          </w:tcPr>
          <w:p w14:paraId="76BE0657" w14:textId="77777777" w:rsidR="0086121F" w:rsidRDefault="00C328A1">
            <w:pPr>
              <w:pStyle w:val="Compact"/>
            </w:pPr>
            <w:r>
              <w:t>1</w:t>
            </w:r>
            <w:r>
              <w:t>개</w:t>
            </w:r>
            <w:r>
              <w:t xml:space="preserve"> </w:t>
            </w:r>
            <w:r>
              <w:t>관점</w:t>
            </w:r>
            <w:r>
              <w:t xml:space="preserve"> </w:t>
            </w:r>
            <w:r>
              <w:t>깊이</w:t>
            </w:r>
          </w:p>
        </w:tc>
        <w:tc>
          <w:tcPr>
            <w:tcW w:w="1705" w:type="dxa"/>
          </w:tcPr>
          <w:p w14:paraId="73061EDB" w14:textId="77777777" w:rsidR="0086121F" w:rsidRDefault="00C328A1">
            <w:pPr>
              <w:pStyle w:val="Compact"/>
            </w:pPr>
            <w:r>
              <w:t>근거</w:t>
            </w:r>
            <w:r>
              <w:t xml:space="preserve"> </w:t>
            </w:r>
            <w:r>
              <w:t>부족</w:t>
            </w:r>
          </w:p>
        </w:tc>
      </w:tr>
      <w:tr w:rsidR="0086121F" w14:paraId="682DF5E6" w14:textId="77777777">
        <w:tc>
          <w:tcPr>
            <w:tcW w:w="731" w:type="dxa"/>
          </w:tcPr>
          <w:p w14:paraId="79C373E2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근거</w:t>
            </w:r>
          </w:p>
        </w:tc>
        <w:tc>
          <w:tcPr>
            <w:tcW w:w="1827" w:type="dxa"/>
          </w:tcPr>
          <w:p w14:paraId="5A4196FE" w14:textId="77777777" w:rsidR="0086121F" w:rsidRDefault="00C328A1">
            <w:pPr>
              <w:pStyle w:val="Compact"/>
            </w:pPr>
            <w:r>
              <w:t>실제</w:t>
            </w:r>
            <w:r>
              <w:t xml:space="preserve"> </w:t>
            </w:r>
            <w:r>
              <w:t>분석</w:t>
            </w:r>
            <w:r>
              <w:t xml:space="preserve"> + </w:t>
            </w:r>
            <w:r>
              <w:t>문헌</w:t>
            </w:r>
            <w:r>
              <w:t xml:space="preserve"> </w:t>
            </w:r>
            <w:r>
              <w:t>풍부</w:t>
            </w:r>
          </w:p>
        </w:tc>
        <w:tc>
          <w:tcPr>
            <w:tcW w:w="1827" w:type="dxa"/>
          </w:tcPr>
          <w:p w14:paraId="214A6BB6" w14:textId="77777777" w:rsidR="0086121F" w:rsidRDefault="00C328A1">
            <w:pPr>
              <w:pStyle w:val="Compact"/>
            </w:pPr>
            <w:r>
              <w:t>실제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포함</w:t>
            </w:r>
          </w:p>
        </w:tc>
        <w:tc>
          <w:tcPr>
            <w:tcW w:w="1827" w:type="dxa"/>
          </w:tcPr>
          <w:p w14:paraId="3F12EC00" w14:textId="77777777" w:rsidR="0086121F" w:rsidRDefault="00C328A1">
            <w:pPr>
              <w:pStyle w:val="Compact"/>
            </w:pPr>
            <w:r>
              <w:t>문헌만</w:t>
            </w:r>
          </w:p>
        </w:tc>
        <w:tc>
          <w:tcPr>
            <w:tcW w:w="1705" w:type="dxa"/>
          </w:tcPr>
          <w:p w14:paraId="53F48F65" w14:textId="77777777" w:rsidR="0086121F" w:rsidRDefault="00C328A1">
            <w:pPr>
              <w:pStyle w:val="Compact"/>
            </w:pPr>
            <w:r>
              <w:t>근거</w:t>
            </w:r>
            <w:r>
              <w:t xml:space="preserve"> </w:t>
            </w:r>
            <w:r>
              <w:t>없음</w:t>
            </w:r>
          </w:p>
        </w:tc>
      </w:tr>
      <w:tr w:rsidR="0086121F" w14:paraId="5A79B9A8" w14:textId="77777777">
        <w:tc>
          <w:tcPr>
            <w:tcW w:w="731" w:type="dxa"/>
          </w:tcPr>
          <w:p w14:paraId="463F5B16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창의성</w:t>
            </w:r>
          </w:p>
        </w:tc>
        <w:tc>
          <w:tcPr>
            <w:tcW w:w="1827" w:type="dxa"/>
          </w:tcPr>
          <w:p w14:paraId="07962F5D" w14:textId="77777777" w:rsidR="0086121F" w:rsidRDefault="00C328A1">
            <w:pPr>
              <w:pStyle w:val="Compact"/>
            </w:pPr>
            <w:r>
              <w:t>독창적</w:t>
            </w:r>
            <w:r>
              <w:t xml:space="preserve"> </w:t>
            </w:r>
            <w:r>
              <w:t>제안</w:t>
            </w:r>
          </w:p>
        </w:tc>
        <w:tc>
          <w:tcPr>
            <w:tcW w:w="1827" w:type="dxa"/>
          </w:tcPr>
          <w:p w14:paraId="27A3CA7E" w14:textId="77777777" w:rsidR="0086121F" w:rsidRDefault="00C328A1">
            <w:pPr>
              <w:pStyle w:val="Compact"/>
            </w:pPr>
            <w:r>
              <w:t>창의적</w:t>
            </w:r>
            <w:r>
              <w:t xml:space="preserve"> </w:t>
            </w:r>
            <w:r>
              <w:t>응용</w:t>
            </w:r>
          </w:p>
        </w:tc>
        <w:tc>
          <w:tcPr>
            <w:tcW w:w="1827" w:type="dxa"/>
          </w:tcPr>
          <w:p w14:paraId="519C1718" w14:textId="77777777" w:rsidR="0086121F" w:rsidRDefault="00C328A1">
            <w:pPr>
              <w:pStyle w:val="Compact"/>
            </w:pPr>
            <w:r>
              <w:t>기존</w:t>
            </w:r>
            <w:r>
              <w:t xml:space="preserve"> </w:t>
            </w:r>
            <w:r>
              <w:t>요약</w:t>
            </w:r>
          </w:p>
        </w:tc>
        <w:tc>
          <w:tcPr>
            <w:tcW w:w="1705" w:type="dxa"/>
          </w:tcPr>
          <w:p w14:paraId="6C2ECCF5" w14:textId="77777777" w:rsidR="0086121F" w:rsidRDefault="00C328A1">
            <w:pPr>
              <w:pStyle w:val="Compact"/>
            </w:pPr>
            <w:r>
              <w:t>독창성</w:t>
            </w:r>
            <w:r>
              <w:t xml:space="preserve"> </w:t>
            </w:r>
            <w:r>
              <w:t>없음</w:t>
            </w:r>
          </w:p>
        </w:tc>
      </w:tr>
      <w:tr w:rsidR="0086121F" w14:paraId="0138C3C1" w14:textId="77777777">
        <w:tc>
          <w:tcPr>
            <w:tcW w:w="731" w:type="dxa"/>
          </w:tcPr>
          <w:p w14:paraId="0AD43608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실행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가능성</w:t>
            </w:r>
          </w:p>
        </w:tc>
        <w:tc>
          <w:tcPr>
            <w:tcW w:w="1827" w:type="dxa"/>
          </w:tcPr>
          <w:p w14:paraId="0A2975C6" w14:textId="77777777" w:rsidR="0086121F" w:rsidRDefault="00C328A1">
            <w:pPr>
              <w:pStyle w:val="Compact"/>
            </w:pPr>
            <w:r>
              <w:t>구체적</w:t>
            </w:r>
            <w:r>
              <w:t xml:space="preserve"> </w:t>
            </w:r>
            <w:r>
              <w:t>계획</w:t>
            </w:r>
            <w:r>
              <w:t xml:space="preserve"> + </w:t>
            </w:r>
            <w:r>
              <w:t>예산</w:t>
            </w:r>
          </w:p>
        </w:tc>
        <w:tc>
          <w:tcPr>
            <w:tcW w:w="1827" w:type="dxa"/>
          </w:tcPr>
          <w:p w14:paraId="7397EE7D" w14:textId="77777777" w:rsidR="0086121F" w:rsidRDefault="00C328A1">
            <w:pPr>
              <w:pStyle w:val="Compact"/>
            </w:pPr>
            <w:r>
              <w:t>실행</w:t>
            </w:r>
            <w:r>
              <w:t xml:space="preserve"> </w:t>
            </w:r>
            <w:r>
              <w:t>계획</w:t>
            </w:r>
          </w:p>
        </w:tc>
        <w:tc>
          <w:tcPr>
            <w:tcW w:w="1827" w:type="dxa"/>
          </w:tcPr>
          <w:p w14:paraId="26A52F24" w14:textId="77777777" w:rsidR="0086121F" w:rsidRDefault="00C328A1">
            <w:pPr>
              <w:pStyle w:val="Compact"/>
            </w:pPr>
            <w:r>
              <w:t>아이디어</w:t>
            </w:r>
            <w:r>
              <w:t xml:space="preserve"> </w:t>
            </w:r>
            <w:r>
              <w:t>수준</w:t>
            </w:r>
          </w:p>
        </w:tc>
        <w:tc>
          <w:tcPr>
            <w:tcW w:w="1705" w:type="dxa"/>
          </w:tcPr>
          <w:p w14:paraId="2A0E49FA" w14:textId="77777777" w:rsidR="0086121F" w:rsidRDefault="00C328A1">
            <w:pPr>
              <w:pStyle w:val="Compact"/>
            </w:pPr>
            <w:r>
              <w:t>비현실적</w:t>
            </w:r>
          </w:p>
        </w:tc>
      </w:tr>
      <w:tr w:rsidR="0086121F" w14:paraId="384F1010" w14:textId="77777777">
        <w:tc>
          <w:tcPr>
            <w:tcW w:w="731" w:type="dxa"/>
          </w:tcPr>
          <w:p w14:paraId="79BA84F9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소통</w:t>
            </w:r>
          </w:p>
        </w:tc>
        <w:tc>
          <w:tcPr>
            <w:tcW w:w="1827" w:type="dxa"/>
          </w:tcPr>
          <w:p w14:paraId="038C37B4" w14:textId="77777777" w:rsidR="0086121F" w:rsidRDefault="00C328A1">
            <w:pPr>
              <w:pStyle w:val="Compact"/>
            </w:pPr>
            <w:r>
              <w:t>명확하고</w:t>
            </w:r>
            <w:r>
              <w:t xml:space="preserve"> </w:t>
            </w:r>
            <w:r>
              <w:t>설득력</w:t>
            </w:r>
            <w:r>
              <w:t xml:space="preserve"> </w:t>
            </w:r>
            <w:r>
              <w:t>있음</w:t>
            </w:r>
          </w:p>
        </w:tc>
        <w:tc>
          <w:tcPr>
            <w:tcW w:w="1827" w:type="dxa"/>
          </w:tcPr>
          <w:p w14:paraId="35419AFB" w14:textId="77777777" w:rsidR="0086121F" w:rsidRDefault="00C328A1">
            <w:pPr>
              <w:pStyle w:val="Compact"/>
            </w:pPr>
            <w:r>
              <w:t>명확함</w:t>
            </w:r>
          </w:p>
        </w:tc>
        <w:tc>
          <w:tcPr>
            <w:tcW w:w="1827" w:type="dxa"/>
          </w:tcPr>
          <w:p w14:paraId="30E35791" w14:textId="77777777" w:rsidR="0086121F" w:rsidRDefault="00C328A1">
            <w:pPr>
              <w:pStyle w:val="Compact"/>
            </w:pPr>
            <w:r>
              <w:t>미흡</w:t>
            </w:r>
          </w:p>
        </w:tc>
        <w:tc>
          <w:tcPr>
            <w:tcW w:w="1705" w:type="dxa"/>
          </w:tcPr>
          <w:p w14:paraId="1CA31AFD" w14:textId="77777777" w:rsidR="0086121F" w:rsidRDefault="00C328A1">
            <w:pPr>
              <w:pStyle w:val="Compact"/>
            </w:pPr>
            <w:r>
              <w:t>불명확</w:t>
            </w:r>
          </w:p>
        </w:tc>
      </w:tr>
    </w:tbl>
    <w:p w14:paraId="4C27F979" w14:textId="77777777" w:rsidR="0086121F" w:rsidRDefault="00C328A1">
      <w:r>
        <w:rPr>
          <w:noProof/>
        </w:rPr>
      </w:r>
      <w:r w:rsidR="00C328A1">
        <w:rPr>
          <w:noProof/>
        </w:rPr>
        <w:pict w14:anchorId="19181FF4">
          <v:rect id="_x0000_i1035" alt="" style="width:468pt;height:.05pt;mso-width-percent:0;mso-height-percent:0;mso-width-percent:0;mso-height-percent:0" o:hralign="center" o:hrstd="t" o:hr="t"/>
        </w:pict>
      </w:r>
    </w:p>
    <w:p w14:paraId="349A719F" w14:textId="77777777" w:rsidR="0086121F" w:rsidRDefault="00C328A1">
      <w:pPr>
        <w:pStyle w:val="Heading2"/>
        <w:rPr>
          <w:lang w:eastAsia="ko-KR"/>
        </w:rPr>
      </w:pPr>
      <w:bookmarkStart w:id="151" w:name="개-학기-운영-계획"/>
      <w:bookmarkEnd w:id="147"/>
      <w:bookmarkEnd w:id="150"/>
      <w:r>
        <w:rPr>
          <w:lang w:eastAsia="ko-KR"/>
        </w:rPr>
        <w:t>9. 4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학기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2405B25C" w14:textId="77777777" w:rsidR="0086121F" w:rsidRDefault="00C328A1">
      <w:pPr>
        <w:pStyle w:val="Heading3"/>
        <w:rPr>
          <w:lang w:eastAsia="ko-KR"/>
        </w:rPr>
      </w:pPr>
      <w:bookmarkStart w:id="152" w:name="가.-지속-운영-계획-2026-2028학년도"/>
      <w:r>
        <w:rPr>
          <w:lang w:eastAsia="ko-KR"/>
        </w:rPr>
        <w:t>가</w:t>
      </w:r>
      <w:r>
        <w:rPr>
          <w:lang w:eastAsia="ko-KR"/>
        </w:rPr>
        <w:t xml:space="preserve">.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(2026-2028</w:t>
      </w:r>
      <w:r>
        <w:rPr>
          <w:lang w:eastAsia="ko-KR"/>
        </w:rPr>
        <w:t>학년도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6121F" w14:paraId="3E6E0DDE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99845D9" w14:textId="77777777" w:rsidR="0086121F" w:rsidRDefault="00C328A1">
            <w:pPr>
              <w:pStyle w:val="Compact"/>
            </w:pPr>
            <w:proofErr w:type="spellStart"/>
            <w:r>
              <w:t>학기</w:t>
            </w:r>
            <w:proofErr w:type="spellEnd"/>
          </w:p>
        </w:tc>
        <w:tc>
          <w:tcPr>
            <w:tcW w:w="1980" w:type="dxa"/>
          </w:tcPr>
          <w:p w14:paraId="31BC41D1" w14:textId="77777777" w:rsidR="0086121F" w:rsidRDefault="00C328A1">
            <w:pPr>
              <w:pStyle w:val="Compact"/>
            </w:pPr>
            <w:r>
              <w:t>시기</w:t>
            </w:r>
          </w:p>
        </w:tc>
        <w:tc>
          <w:tcPr>
            <w:tcW w:w="1980" w:type="dxa"/>
          </w:tcPr>
          <w:p w14:paraId="1E35BA4E" w14:textId="77777777" w:rsidR="0086121F" w:rsidRDefault="00C328A1">
            <w:pPr>
              <w:pStyle w:val="Compact"/>
            </w:pPr>
            <w:r>
              <w:t>담당</w:t>
            </w:r>
          </w:p>
        </w:tc>
        <w:tc>
          <w:tcPr>
            <w:tcW w:w="1980" w:type="dxa"/>
          </w:tcPr>
          <w:p w14:paraId="0E3911D7" w14:textId="77777777" w:rsidR="0086121F" w:rsidRDefault="00C328A1">
            <w:pPr>
              <w:pStyle w:val="Compact"/>
            </w:pPr>
            <w:r>
              <w:t>계획</w:t>
            </w:r>
          </w:p>
        </w:tc>
      </w:tr>
      <w:tr w:rsidR="0086121F" w14:paraId="1C7CC354" w14:textId="77777777">
        <w:tc>
          <w:tcPr>
            <w:tcW w:w="1980" w:type="dxa"/>
          </w:tcPr>
          <w:p w14:paraId="1F16D04C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학기</w:t>
            </w:r>
          </w:p>
        </w:tc>
        <w:tc>
          <w:tcPr>
            <w:tcW w:w="1980" w:type="dxa"/>
          </w:tcPr>
          <w:p w14:paraId="4941B47F" w14:textId="77777777" w:rsidR="0086121F" w:rsidRDefault="00C328A1">
            <w:pPr>
              <w:pStyle w:val="Compact"/>
            </w:pPr>
            <w:r>
              <w:t>2026.2</w:t>
            </w:r>
          </w:p>
        </w:tc>
        <w:tc>
          <w:tcPr>
            <w:tcW w:w="1980" w:type="dxa"/>
          </w:tcPr>
          <w:p w14:paraId="78B65183" w14:textId="77777777" w:rsidR="0086121F" w:rsidRDefault="00C328A1">
            <w:pPr>
              <w:pStyle w:val="Compact"/>
            </w:pPr>
            <w:r>
              <w:t>이해연</w:t>
            </w:r>
            <w:r>
              <w:t xml:space="preserve">, </w:t>
            </w:r>
            <w:r>
              <w:t>차지욱</w:t>
            </w:r>
            <w:r>
              <w:t xml:space="preserve">, </w:t>
            </w:r>
            <w:r>
              <w:t>전현애</w:t>
            </w:r>
          </w:p>
        </w:tc>
        <w:tc>
          <w:tcPr>
            <w:tcW w:w="1980" w:type="dxa"/>
          </w:tcPr>
          <w:p w14:paraId="05620594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파일럿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피드백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</w:p>
        </w:tc>
      </w:tr>
      <w:tr w:rsidR="0086121F" w14:paraId="1D3080F7" w14:textId="77777777">
        <w:tc>
          <w:tcPr>
            <w:tcW w:w="1980" w:type="dxa"/>
          </w:tcPr>
          <w:p w14:paraId="795E28B5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학기</w:t>
            </w:r>
          </w:p>
        </w:tc>
        <w:tc>
          <w:tcPr>
            <w:tcW w:w="1980" w:type="dxa"/>
          </w:tcPr>
          <w:p w14:paraId="2C4C94A0" w14:textId="77777777" w:rsidR="0086121F" w:rsidRDefault="00C328A1">
            <w:pPr>
              <w:pStyle w:val="Compact"/>
            </w:pPr>
            <w:r>
              <w:t>2027.1</w:t>
            </w:r>
          </w:p>
        </w:tc>
        <w:tc>
          <w:tcPr>
            <w:tcW w:w="1980" w:type="dxa"/>
          </w:tcPr>
          <w:p w14:paraId="10EE951F" w14:textId="77777777" w:rsidR="0086121F" w:rsidRDefault="00C328A1">
            <w:pPr>
              <w:pStyle w:val="Compact"/>
            </w:pPr>
            <w:r>
              <w:t>이해연</w:t>
            </w:r>
            <w:r>
              <w:t xml:space="preserve">, </w:t>
            </w:r>
            <w:r>
              <w:t>차지욱</w:t>
            </w:r>
            <w:r>
              <w:t xml:space="preserve">, </w:t>
            </w:r>
            <w:r>
              <w:t>전현애</w:t>
            </w:r>
          </w:p>
        </w:tc>
        <w:tc>
          <w:tcPr>
            <w:tcW w:w="1980" w:type="dxa"/>
          </w:tcPr>
          <w:p w14:paraId="2BDB7551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실습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읽기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조정</w:t>
            </w:r>
            <w:r>
              <w:rPr>
                <w:lang w:eastAsia="ko-KR"/>
              </w:rPr>
              <w:t>)</w:t>
            </w:r>
          </w:p>
        </w:tc>
      </w:tr>
      <w:tr w:rsidR="0086121F" w14:paraId="44943297" w14:textId="77777777">
        <w:tc>
          <w:tcPr>
            <w:tcW w:w="1980" w:type="dxa"/>
          </w:tcPr>
          <w:p w14:paraId="68D043B8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학기</w:t>
            </w:r>
          </w:p>
        </w:tc>
        <w:tc>
          <w:tcPr>
            <w:tcW w:w="1980" w:type="dxa"/>
          </w:tcPr>
          <w:p w14:paraId="18C2C855" w14:textId="77777777" w:rsidR="0086121F" w:rsidRDefault="00C328A1">
            <w:pPr>
              <w:pStyle w:val="Compact"/>
            </w:pPr>
            <w:r>
              <w:t>2027.2</w:t>
            </w:r>
          </w:p>
        </w:tc>
        <w:tc>
          <w:tcPr>
            <w:tcW w:w="1980" w:type="dxa"/>
          </w:tcPr>
          <w:p w14:paraId="038C1A3B" w14:textId="77777777" w:rsidR="0086121F" w:rsidRDefault="00C328A1">
            <w:pPr>
              <w:pStyle w:val="Compact"/>
            </w:pPr>
            <w:r>
              <w:t>이해연</w:t>
            </w:r>
            <w:r>
              <w:t xml:space="preserve">, </w:t>
            </w:r>
            <w:r>
              <w:t>차지욱</w:t>
            </w:r>
            <w:r>
              <w:t xml:space="preserve">, </w:t>
            </w:r>
            <w:r>
              <w:t>전현애</w:t>
            </w:r>
          </w:p>
        </w:tc>
        <w:tc>
          <w:tcPr>
            <w:tcW w:w="1980" w:type="dxa"/>
          </w:tcPr>
          <w:p w14:paraId="30D70980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안정화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우수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사례집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제작</w:t>
            </w:r>
            <w:r>
              <w:rPr>
                <w:lang w:eastAsia="ko-KR"/>
              </w:rPr>
              <w:t>)</w:t>
            </w:r>
          </w:p>
        </w:tc>
      </w:tr>
      <w:tr w:rsidR="0086121F" w14:paraId="74FA24F2" w14:textId="77777777">
        <w:tc>
          <w:tcPr>
            <w:tcW w:w="1980" w:type="dxa"/>
          </w:tcPr>
          <w:p w14:paraId="0465A273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학기</w:t>
            </w:r>
          </w:p>
        </w:tc>
        <w:tc>
          <w:tcPr>
            <w:tcW w:w="1980" w:type="dxa"/>
          </w:tcPr>
          <w:p w14:paraId="4A15D637" w14:textId="77777777" w:rsidR="0086121F" w:rsidRDefault="00C328A1">
            <w:pPr>
              <w:pStyle w:val="Compact"/>
            </w:pPr>
            <w:r>
              <w:t>2028.1</w:t>
            </w:r>
          </w:p>
        </w:tc>
        <w:tc>
          <w:tcPr>
            <w:tcW w:w="1980" w:type="dxa"/>
          </w:tcPr>
          <w:p w14:paraId="42C7DDE9" w14:textId="77777777" w:rsidR="0086121F" w:rsidRDefault="00C328A1">
            <w:pPr>
              <w:pStyle w:val="Compact"/>
            </w:pPr>
            <w:r>
              <w:t>이해연</w:t>
            </w:r>
            <w:r>
              <w:t xml:space="preserve">, </w:t>
            </w:r>
            <w:r>
              <w:t>차지욱</w:t>
            </w:r>
            <w:r>
              <w:t xml:space="preserve">, </w:t>
            </w:r>
            <w:r>
              <w:t>전현애</w:t>
            </w:r>
          </w:p>
        </w:tc>
        <w:tc>
          <w:tcPr>
            <w:tcW w:w="1980" w:type="dxa"/>
          </w:tcPr>
          <w:p w14:paraId="08991CFF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학부대학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대비</w:t>
            </w:r>
            <w:r>
              <w:rPr>
                <w:lang w:eastAsia="ko-KR"/>
              </w:rPr>
              <w:t>)</w:t>
            </w:r>
          </w:p>
        </w:tc>
      </w:tr>
    </w:tbl>
    <w:p w14:paraId="3B684E9A" w14:textId="77777777" w:rsidR="0086121F" w:rsidRDefault="00C328A1">
      <w:pPr>
        <w:pStyle w:val="Heading3"/>
        <w:rPr>
          <w:lang w:eastAsia="ko-KR"/>
        </w:rPr>
      </w:pPr>
      <w:bookmarkStart w:id="153" w:name="나.-학기별-개선-계획"/>
      <w:bookmarkEnd w:id="152"/>
      <w:r>
        <w:rPr>
          <w:lang w:eastAsia="ko-KR"/>
        </w:rPr>
        <w:t>나</w:t>
      </w:r>
      <w:r>
        <w:rPr>
          <w:lang w:eastAsia="ko-KR"/>
        </w:rPr>
        <w:t xml:space="preserve">. </w:t>
      </w:r>
      <w:r>
        <w:rPr>
          <w:lang w:eastAsia="ko-KR"/>
        </w:rPr>
        <w:t>학기별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2B9C38FF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1</w:t>
      </w:r>
      <w:r>
        <w:rPr>
          <w:b/>
          <w:bCs/>
          <w:lang w:eastAsia="ko-KR"/>
        </w:rPr>
        <w:t>학기</w:t>
      </w:r>
      <w:r>
        <w:rPr>
          <w:b/>
          <w:bCs/>
          <w:lang w:eastAsia="ko-KR"/>
        </w:rPr>
        <w:t xml:space="preserve"> (2026.2)</w:t>
      </w:r>
      <w:r>
        <w:rPr>
          <w:lang w:eastAsia="ko-KR"/>
        </w:rPr>
        <w:t xml:space="preserve">: </w:t>
      </w:r>
      <w:r>
        <w:rPr>
          <w:lang w:eastAsia="ko-KR"/>
        </w:rPr>
        <w:t>파일럿</w:t>
      </w:r>
      <w:r>
        <w:rPr>
          <w:lang w:eastAsia="ko-KR"/>
        </w:rPr>
        <w:t xml:space="preserve"> -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(</w:t>
      </w:r>
      <w:r>
        <w:rPr>
          <w:lang w:eastAsia="ko-KR"/>
        </w:rPr>
        <w:t>중간</w:t>
      </w:r>
      <w:r>
        <w:rPr>
          <w:lang w:eastAsia="ko-KR"/>
        </w:rPr>
        <w:t xml:space="preserve"> + </w:t>
      </w:r>
      <w:r>
        <w:rPr>
          <w:lang w:eastAsia="ko-KR"/>
        </w:rPr>
        <w:t>기말</w:t>
      </w:r>
      <w:r>
        <w:rPr>
          <w:lang w:eastAsia="ko-KR"/>
        </w:rPr>
        <w:t xml:space="preserve">) - </w:t>
      </w:r>
      <w:r>
        <w:rPr>
          <w:lang w:eastAsia="ko-KR"/>
        </w:rPr>
        <w:t>교수진</w:t>
      </w:r>
      <w:r>
        <w:rPr>
          <w:lang w:eastAsia="ko-KR"/>
        </w:rPr>
        <w:t xml:space="preserve">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디브리핑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매주</w:t>
      </w:r>
      <w:r>
        <w:rPr>
          <w:lang w:eastAsia="ko-KR"/>
        </w:rPr>
        <w:t xml:space="preserve"> 15</w:t>
      </w:r>
      <w:r>
        <w:rPr>
          <w:lang w:eastAsia="ko-KR"/>
        </w:rPr>
        <w:t>분</w:t>
      </w:r>
      <w:r>
        <w:rPr>
          <w:lang w:eastAsia="ko-KR"/>
        </w:rPr>
        <w:t xml:space="preserve">) -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</w:p>
    <w:p w14:paraId="23435A51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2</w:t>
      </w:r>
      <w:r>
        <w:rPr>
          <w:b/>
          <w:bCs/>
          <w:lang w:eastAsia="ko-KR"/>
        </w:rPr>
        <w:t>학기</w:t>
      </w:r>
      <w:r>
        <w:rPr>
          <w:b/>
          <w:bCs/>
          <w:lang w:eastAsia="ko-KR"/>
        </w:rPr>
        <w:t xml:space="preserve"> (2027.1)</w:t>
      </w:r>
      <w:r>
        <w:rPr>
          <w:lang w:eastAsia="ko-KR"/>
        </w:rPr>
        <w:t>: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- TA </w:t>
      </w:r>
      <w:r>
        <w:rPr>
          <w:lang w:eastAsia="ko-KR"/>
        </w:rPr>
        <w:t>튜토리얼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 (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) -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-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초청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</w:p>
    <w:p w14:paraId="69EC9A6F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lastRenderedPageBreak/>
        <w:t>3</w:t>
      </w:r>
      <w:r>
        <w:rPr>
          <w:b/>
          <w:bCs/>
          <w:lang w:eastAsia="ko-KR"/>
        </w:rPr>
        <w:t>학기</w:t>
      </w:r>
      <w:r>
        <w:rPr>
          <w:b/>
          <w:bCs/>
          <w:lang w:eastAsia="ko-KR"/>
        </w:rPr>
        <w:t xml:space="preserve"> (2027.2)</w:t>
      </w:r>
      <w:r>
        <w:rPr>
          <w:lang w:eastAsia="ko-KR"/>
        </w:rPr>
        <w:t xml:space="preserve">: </w:t>
      </w:r>
      <w:r>
        <w:rPr>
          <w:lang w:eastAsia="ko-KR"/>
        </w:rPr>
        <w:t>안정화</w:t>
      </w:r>
      <w:r>
        <w:rPr>
          <w:lang w:eastAsia="ko-KR"/>
        </w:rPr>
        <w:t xml:space="preserve"> - </w:t>
      </w:r>
      <w:r>
        <w:rPr>
          <w:lang w:eastAsia="ko-KR"/>
        </w:rPr>
        <w:t>우수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사례집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제작</w:t>
      </w:r>
      <w:r>
        <w:rPr>
          <w:lang w:eastAsia="ko-KR"/>
        </w:rPr>
        <w:t xml:space="preserve"> - </w:t>
      </w:r>
      <w:r>
        <w:rPr>
          <w:lang w:eastAsia="ko-KR"/>
        </w:rPr>
        <w:t>동영상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- TA </w:t>
      </w:r>
      <w:r>
        <w:rPr>
          <w:lang w:eastAsia="ko-KR"/>
        </w:rPr>
        <w:t>매뉴얼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</w:p>
    <w:p w14:paraId="34ED7954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4</w:t>
      </w:r>
      <w:r>
        <w:rPr>
          <w:b/>
          <w:bCs/>
          <w:lang w:eastAsia="ko-KR"/>
        </w:rPr>
        <w:t>학기</w:t>
      </w:r>
      <w:r>
        <w:rPr>
          <w:b/>
          <w:bCs/>
          <w:lang w:eastAsia="ko-KR"/>
        </w:rPr>
        <w:t xml:space="preserve"> (2028.1)</w:t>
      </w:r>
      <w:r>
        <w:rPr>
          <w:lang w:eastAsia="ko-KR"/>
        </w:rPr>
        <w:t xml:space="preserve">: </w:t>
      </w:r>
      <w:r>
        <w:rPr>
          <w:lang w:eastAsia="ko-KR"/>
        </w:rPr>
        <w:t>리뷰</w:t>
      </w:r>
      <w:r>
        <w:rPr>
          <w:lang w:eastAsia="ko-KR"/>
        </w:rPr>
        <w:t xml:space="preserve"> - </w:t>
      </w:r>
      <w:r>
        <w:rPr>
          <w:lang w:eastAsia="ko-KR"/>
        </w:rPr>
        <w:t>학부대학</w:t>
      </w:r>
      <w:r>
        <w:rPr>
          <w:lang w:eastAsia="ko-KR"/>
        </w:rPr>
        <w:t xml:space="preserve">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- </w:t>
      </w:r>
      <w:r>
        <w:rPr>
          <w:lang w:eastAsia="ko-KR"/>
        </w:rPr>
        <w:t>강의평가</w:t>
      </w:r>
      <w:r>
        <w:rPr>
          <w:lang w:eastAsia="ko-KR"/>
        </w:rPr>
        <w:t xml:space="preserve"> 4.5/5.0 </w:t>
      </w:r>
      <w:r>
        <w:rPr>
          <w:lang w:eastAsia="ko-KR"/>
        </w:rPr>
        <w:t>목표</w:t>
      </w:r>
      <w:r>
        <w:rPr>
          <w:lang w:eastAsia="ko-KR"/>
        </w:rPr>
        <w:t xml:space="preserve"> - </w:t>
      </w:r>
      <w:r>
        <w:rPr>
          <w:lang w:eastAsia="ko-KR"/>
        </w:rPr>
        <w:t>재설계</w:t>
      </w:r>
      <w:r>
        <w:rPr>
          <w:lang w:eastAsia="ko-KR"/>
        </w:rPr>
        <w:t xml:space="preserve"> </w:t>
      </w:r>
      <w:r>
        <w:rPr>
          <w:lang w:eastAsia="ko-KR"/>
        </w:rPr>
        <w:t>고려</w:t>
      </w:r>
      <w:r>
        <w:rPr>
          <w:lang w:eastAsia="ko-KR"/>
        </w:rPr>
        <w:t xml:space="preserve"> (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)</w:t>
      </w:r>
    </w:p>
    <w:p w14:paraId="15545FAA" w14:textId="77777777" w:rsidR="0086121F" w:rsidRDefault="00C328A1">
      <w:pPr>
        <w:pStyle w:val="Heading3"/>
      </w:pPr>
      <w:bookmarkStart w:id="154" w:name="다.-장기-지속-가능성"/>
      <w:bookmarkEnd w:id="153"/>
      <w:r>
        <w:t>다</w:t>
      </w:r>
      <w:r>
        <w:t xml:space="preserve">. </w:t>
      </w:r>
      <w:r>
        <w:t>장기</w:t>
      </w:r>
      <w:r>
        <w:t xml:space="preserve"> </w:t>
      </w:r>
      <w:r>
        <w:t>지속</w:t>
      </w:r>
      <w:r>
        <w:t xml:space="preserve"> </w:t>
      </w:r>
      <w:r>
        <w:t>가능성</w:t>
      </w:r>
    </w:p>
    <w:p w14:paraId="60E6AF8F" w14:textId="77777777" w:rsidR="0086121F" w:rsidRDefault="00C328A1">
      <w:pPr>
        <w:pStyle w:val="Compact"/>
        <w:numPr>
          <w:ilvl w:val="0"/>
          <w:numId w:val="56"/>
        </w:numPr>
        <w:rPr>
          <w:lang w:eastAsia="ko-KR"/>
        </w:rPr>
      </w:pPr>
      <w:r>
        <w:rPr>
          <w:b/>
          <w:bCs/>
          <w:lang w:eastAsia="ko-KR"/>
        </w:rPr>
        <w:t>교수진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연구년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대비</w:t>
      </w:r>
      <w:r>
        <w:rPr>
          <w:lang w:eastAsia="ko-KR"/>
        </w:rPr>
        <w:t xml:space="preserve">: </w:t>
      </w:r>
      <w:r>
        <w:rPr>
          <w:lang w:eastAsia="ko-KR"/>
        </w:rPr>
        <w:t>대체</w:t>
      </w:r>
      <w:r>
        <w:rPr>
          <w:lang w:eastAsia="ko-KR"/>
        </w:rPr>
        <w:t xml:space="preserve"> </w:t>
      </w:r>
      <w:r>
        <w:rPr>
          <w:lang w:eastAsia="ko-KR"/>
        </w:rPr>
        <w:t>강사</w:t>
      </w:r>
      <w:r>
        <w:rPr>
          <w:lang w:eastAsia="ko-KR"/>
        </w:rPr>
        <w:t xml:space="preserve"> </w:t>
      </w:r>
      <w:r>
        <w:rPr>
          <w:lang w:eastAsia="ko-KR"/>
        </w:rPr>
        <w:t>섭외</w:t>
      </w:r>
      <w:r>
        <w:rPr>
          <w:lang w:eastAsia="ko-KR"/>
        </w:rPr>
        <w:t xml:space="preserve">,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녹화</w:t>
      </w:r>
    </w:p>
    <w:p w14:paraId="0CE9E0A3" w14:textId="77777777" w:rsidR="0086121F" w:rsidRDefault="00C328A1">
      <w:pPr>
        <w:pStyle w:val="Compact"/>
        <w:numPr>
          <w:ilvl w:val="0"/>
          <w:numId w:val="56"/>
        </w:numPr>
        <w:rPr>
          <w:lang w:eastAsia="ko-KR"/>
        </w:rPr>
      </w:pPr>
      <w:r>
        <w:rPr>
          <w:b/>
          <w:bCs/>
          <w:lang w:eastAsia="ko-KR"/>
        </w:rPr>
        <w:t xml:space="preserve">TA </w:t>
      </w:r>
      <w:r>
        <w:rPr>
          <w:b/>
          <w:bCs/>
          <w:lang w:eastAsia="ko-KR"/>
        </w:rPr>
        <w:t>인력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풀</w:t>
      </w:r>
      <w:r>
        <w:rPr>
          <w:lang w:eastAsia="ko-KR"/>
        </w:rPr>
        <w:t>: 1</w:t>
      </w:r>
      <w:r>
        <w:rPr>
          <w:lang w:eastAsia="ko-KR"/>
        </w:rPr>
        <w:t>학기</w:t>
      </w:r>
      <w:r>
        <w:rPr>
          <w:lang w:eastAsia="ko-KR"/>
        </w:rPr>
        <w:t xml:space="preserve"> TA → 2</w:t>
      </w:r>
      <w:r>
        <w:rPr>
          <w:lang w:eastAsia="ko-KR"/>
        </w:rPr>
        <w:t>학기</w:t>
      </w:r>
      <w:r>
        <w:rPr>
          <w:lang w:eastAsia="ko-KR"/>
        </w:rPr>
        <w:t xml:space="preserve"> </w:t>
      </w:r>
      <w:r>
        <w:rPr>
          <w:lang w:eastAsia="ko-KR"/>
        </w:rPr>
        <w:t>시니어</w:t>
      </w:r>
      <w:r>
        <w:rPr>
          <w:lang w:eastAsia="ko-KR"/>
        </w:rPr>
        <w:t xml:space="preserve"> TA</w:t>
      </w:r>
    </w:p>
    <w:p w14:paraId="035B7EF9" w14:textId="77777777" w:rsidR="0086121F" w:rsidRDefault="00C328A1">
      <w:pPr>
        <w:pStyle w:val="Compact"/>
        <w:numPr>
          <w:ilvl w:val="0"/>
          <w:numId w:val="56"/>
        </w:numPr>
        <w:rPr>
          <w:lang w:eastAsia="ko-KR"/>
        </w:rPr>
      </w:pPr>
      <w:r>
        <w:rPr>
          <w:b/>
          <w:bCs/>
          <w:lang w:eastAsia="ko-KR"/>
        </w:rPr>
        <w:t>파트너십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유지</w:t>
      </w:r>
      <w:r>
        <w:rPr>
          <w:lang w:eastAsia="ko-KR"/>
        </w:rPr>
        <w:t xml:space="preserve">: MOU </w:t>
      </w:r>
      <w:r>
        <w:rPr>
          <w:lang w:eastAsia="ko-KR"/>
        </w:rPr>
        <w:t>체결</w:t>
      </w:r>
      <w:r>
        <w:rPr>
          <w:lang w:eastAsia="ko-KR"/>
        </w:rPr>
        <w:t xml:space="preserve"> (2025.7)</w:t>
      </w:r>
    </w:p>
    <w:p w14:paraId="6822BAF2" w14:textId="77777777" w:rsidR="0086121F" w:rsidRDefault="00C328A1">
      <w:pPr>
        <w:pStyle w:val="Compact"/>
        <w:numPr>
          <w:ilvl w:val="0"/>
          <w:numId w:val="56"/>
        </w:numPr>
        <w:rPr>
          <w:lang w:eastAsia="ko-KR"/>
        </w:rPr>
      </w:pPr>
      <w:r>
        <w:rPr>
          <w:b/>
          <w:bCs/>
          <w:lang w:eastAsia="ko-KR"/>
        </w:rPr>
        <w:t>온라인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자료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개방</w:t>
      </w:r>
      <w:r>
        <w:rPr>
          <w:lang w:eastAsia="ko-KR"/>
        </w:rPr>
        <w:t xml:space="preserve">: </w:t>
      </w:r>
      <w:r>
        <w:rPr>
          <w:lang w:eastAsia="ko-KR"/>
        </w:rPr>
        <w:t>슬라이드</w:t>
      </w:r>
      <w:r>
        <w:rPr>
          <w:lang w:eastAsia="ko-KR"/>
        </w:rPr>
        <w:t xml:space="preserve">, </w:t>
      </w:r>
      <w:r>
        <w:rPr>
          <w:lang w:eastAsia="ko-KR"/>
        </w:rPr>
        <w:t>우수작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176AC15D" w14:textId="77777777" w:rsidR="0086121F" w:rsidRDefault="00C328A1">
      <w:r>
        <w:rPr>
          <w:noProof/>
        </w:rPr>
      </w:r>
      <w:r w:rsidR="00C328A1">
        <w:rPr>
          <w:noProof/>
        </w:rPr>
        <w:pict w14:anchorId="77E221B0">
          <v:rect id="_x0000_i1036" alt="" style="width:468pt;height:.05pt;mso-width-percent:0;mso-height-percent:0;mso-width-percent:0;mso-height-percent:0" o:hralign="center" o:hrstd="t" o:hr="t"/>
        </w:pict>
      </w:r>
    </w:p>
    <w:p w14:paraId="7588D264" w14:textId="77777777" w:rsidR="0086121F" w:rsidRDefault="00C328A1">
      <w:pPr>
        <w:pStyle w:val="Heading2"/>
      </w:pPr>
      <w:bookmarkStart w:id="155" w:name="예산-계획"/>
      <w:bookmarkEnd w:id="151"/>
      <w:bookmarkEnd w:id="154"/>
      <w:r>
        <w:t xml:space="preserve">10. </w:t>
      </w:r>
      <w:r>
        <w:t>예산</w:t>
      </w:r>
      <w:r>
        <w:t xml:space="preserve"> </w:t>
      </w:r>
      <w:r>
        <w:t>계획</w:t>
      </w:r>
    </w:p>
    <w:p w14:paraId="1CFC3CB8" w14:textId="77777777" w:rsidR="0086121F" w:rsidRDefault="00C328A1">
      <w:pPr>
        <w:pStyle w:val="Heading3"/>
      </w:pPr>
      <w:bookmarkStart w:id="156" w:name="가.-총-예산-20000000원"/>
      <w:r>
        <w:t>가</w:t>
      </w:r>
      <w:r>
        <w:t xml:space="preserve">. </w:t>
      </w:r>
      <w:r>
        <w:t>총</w:t>
      </w:r>
      <w:r>
        <w:t xml:space="preserve"> </w:t>
      </w:r>
      <w:r>
        <w:t>예산</w:t>
      </w:r>
      <w:r>
        <w:t>: 20,000,000</w:t>
      </w:r>
      <w:r>
        <w:t>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6"/>
        <w:gridCol w:w="1386"/>
        <w:gridCol w:w="3276"/>
      </w:tblGrid>
      <w:tr w:rsidR="0086121F" w14:paraId="3B5C6664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B21206" w14:textId="77777777" w:rsidR="0086121F" w:rsidRDefault="00C328A1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16A25FB" w14:textId="77777777" w:rsidR="0086121F" w:rsidRDefault="00C328A1">
            <w:pPr>
              <w:pStyle w:val="Compact"/>
            </w:pPr>
            <w:r>
              <w:t>금액</w:t>
            </w:r>
            <w:r>
              <w:t xml:space="preserve"> (</w:t>
            </w:r>
            <w:r>
              <w:t>원</w:t>
            </w:r>
            <w:r>
              <w:t>)</w:t>
            </w:r>
          </w:p>
        </w:tc>
        <w:tc>
          <w:tcPr>
            <w:tcW w:w="0" w:type="auto"/>
          </w:tcPr>
          <w:p w14:paraId="503FD1B1" w14:textId="77777777" w:rsidR="0086121F" w:rsidRDefault="00C328A1">
            <w:pPr>
              <w:pStyle w:val="Compact"/>
            </w:pPr>
            <w:r>
              <w:t>산출</w:t>
            </w:r>
            <w:r>
              <w:t xml:space="preserve"> </w:t>
            </w:r>
            <w:r>
              <w:t>근거</w:t>
            </w:r>
          </w:p>
        </w:tc>
      </w:tr>
      <w:tr w:rsidR="0086121F" w14:paraId="09F44872" w14:textId="77777777">
        <w:tc>
          <w:tcPr>
            <w:tcW w:w="0" w:type="auto"/>
          </w:tcPr>
          <w:p w14:paraId="62D0E42A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연구수당</w:t>
            </w:r>
          </w:p>
        </w:tc>
        <w:tc>
          <w:tcPr>
            <w:tcW w:w="0" w:type="auto"/>
          </w:tcPr>
          <w:p w14:paraId="02CE174C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10,000,000</w:t>
            </w:r>
          </w:p>
        </w:tc>
        <w:tc>
          <w:tcPr>
            <w:tcW w:w="0" w:type="auto"/>
          </w:tcPr>
          <w:p w14:paraId="376071A3" w14:textId="77777777" w:rsidR="0086121F" w:rsidRDefault="0086121F">
            <w:pPr>
              <w:pStyle w:val="Compact"/>
            </w:pPr>
          </w:p>
        </w:tc>
      </w:tr>
      <w:tr w:rsidR="0086121F" w14:paraId="5883380D" w14:textId="77777777">
        <w:tc>
          <w:tcPr>
            <w:tcW w:w="0" w:type="auto"/>
          </w:tcPr>
          <w:p w14:paraId="7B8BF9CE" w14:textId="77777777" w:rsidR="0086121F" w:rsidRDefault="00C328A1">
            <w:pPr>
              <w:pStyle w:val="Compact"/>
            </w:pPr>
            <w:r>
              <w:t xml:space="preserve">- </w:t>
            </w:r>
            <w:r>
              <w:t>책임연구자</w:t>
            </w:r>
            <w:r>
              <w:t xml:space="preserve"> (</w:t>
            </w:r>
            <w:r>
              <w:t>이해연</w:t>
            </w:r>
            <w:r>
              <w:t>)</w:t>
            </w:r>
          </w:p>
        </w:tc>
        <w:tc>
          <w:tcPr>
            <w:tcW w:w="0" w:type="auto"/>
          </w:tcPr>
          <w:p w14:paraId="43FB3D1C" w14:textId="77777777" w:rsidR="0086121F" w:rsidRDefault="00C328A1">
            <w:pPr>
              <w:pStyle w:val="Compact"/>
            </w:pPr>
            <w:r>
              <w:t>3,500,000</w:t>
            </w:r>
          </w:p>
        </w:tc>
        <w:tc>
          <w:tcPr>
            <w:tcW w:w="0" w:type="auto"/>
          </w:tcPr>
          <w:p w14:paraId="18643CF5" w14:textId="77777777" w:rsidR="0086121F" w:rsidRDefault="00C328A1">
            <w:pPr>
              <w:pStyle w:val="Compact"/>
            </w:pPr>
            <w:r>
              <w:t xml:space="preserve">PI </w:t>
            </w:r>
            <w:r>
              <w:t>수당</w:t>
            </w:r>
          </w:p>
        </w:tc>
      </w:tr>
      <w:tr w:rsidR="0086121F" w14:paraId="4E70F0DD" w14:textId="77777777">
        <w:tc>
          <w:tcPr>
            <w:tcW w:w="0" w:type="auto"/>
          </w:tcPr>
          <w:p w14:paraId="3D0A3BA4" w14:textId="77777777" w:rsidR="0086121F" w:rsidRDefault="00C328A1">
            <w:pPr>
              <w:pStyle w:val="Compact"/>
            </w:pPr>
            <w:r>
              <w:t xml:space="preserve">- </w:t>
            </w:r>
            <w:r>
              <w:t>공동연구자</w:t>
            </w:r>
            <w:r>
              <w:t xml:space="preserve"> (</w:t>
            </w:r>
            <w:r>
              <w:t>차지욱</w:t>
            </w:r>
            <w:r>
              <w:t>)</w:t>
            </w:r>
          </w:p>
        </w:tc>
        <w:tc>
          <w:tcPr>
            <w:tcW w:w="0" w:type="auto"/>
          </w:tcPr>
          <w:p w14:paraId="4C9ED227" w14:textId="77777777" w:rsidR="0086121F" w:rsidRDefault="00C328A1">
            <w:pPr>
              <w:pStyle w:val="Compact"/>
            </w:pPr>
            <w:r>
              <w:t>3,500,000</w:t>
            </w:r>
          </w:p>
        </w:tc>
        <w:tc>
          <w:tcPr>
            <w:tcW w:w="0" w:type="auto"/>
          </w:tcPr>
          <w:p w14:paraId="03F0F844" w14:textId="77777777" w:rsidR="0086121F" w:rsidRDefault="00C328A1">
            <w:pPr>
              <w:pStyle w:val="Compact"/>
            </w:pPr>
            <w:r>
              <w:t>공동연구자</w:t>
            </w:r>
            <w:r>
              <w:t xml:space="preserve"> </w:t>
            </w:r>
            <w:r>
              <w:t>수당</w:t>
            </w:r>
          </w:p>
        </w:tc>
      </w:tr>
      <w:tr w:rsidR="0086121F" w14:paraId="23E9A989" w14:textId="77777777">
        <w:tc>
          <w:tcPr>
            <w:tcW w:w="0" w:type="auto"/>
          </w:tcPr>
          <w:p w14:paraId="5DD535E9" w14:textId="77777777" w:rsidR="0086121F" w:rsidRDefault="00C328A1">
            <w:pPr>
              <w:pStyle w:val="Compact"/>
            </w:pPr>
            <w:r>
              <w:t xml:space="preserve">- </w:t>
            </w:r>
            <w:r>
              <w:t>공동연구자</w:t>
            </w:r>
            <w:r>
              <w:t xml:space="preserve"> (</w:t>
            </w:r>
            <w:r>
              <w:t>전현애</w:t>
            </w:r>
            <w:r>
              <w:t>)</w:t>
            </w:r>
          </w:p>
        </w:tc>
        <w:tc>
          <w:tcPr>
            <w:tcW w:w="0" w:type="auto"/>
          </w:tcPr>
          <w:p w14:paraId="57820D80" w14:textId="77777777" w:rsidR="0086121F" w:rsidRDefault="00C328A1">
            <w:pPr>
              <w:pStyle w:val="Compact"/>
            </w:pPr>
            <w:r>
              <w:t>3,000,000</w:t>
            </w:r>
          </w:p>
        </w:tc>
        <w:tc>
          <w:tcPr>
            <w:tcW w:w="0" w:type="auto"/>
          </w:tcPr>
          <w:p w14:paraId="334CC9E2" w14:textId="77777777" w:rsidR="0086121F" w:rsidRDefault="00C328A1">
            <w:pPr>
              <w:pStyle w:val="Compact"/>
            </w:pPr>
            <w:r>
              <w:t>공동연구자</w:t>
            </w:r>
            <w:r>
              <w:t xml:space="preserve"> </w:t>
            </w:r>
            <w:r>
              <w:t>수당</w:t>
            </w:r>
          </w:p>
        </w:tc>
      </w:tr>
      <w:tr w:rsidR="0086121F" w14:paraId="7712A1E1" w14:textId="77777777">
        <w:tc>
          <w:tcPr>
            <w:tcW w:w="0" w:type="auto"/>
          </w:tcPr>
          <w:p w14:paraId="5619BCB8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연구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재료비</w:t>
            </w:r>
          </w:p>
        </w:tc>
        <w:tc>
          <w:tcPr>
            <w:tcW w:w="0" w:type="auto"/>
          </w:tcPr>
          <w:p w14:paraId="3469B16A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7,000,000</w:t>
            </w:r>
          </w:p>
        </w:tc>
        <w:tc>
          <w:tcPr>
            <w:tcW w:w="0" w:type="auto"/>
          </w:tcPr>
          <w:p w14:paraId="55C80FCA" w14:textId="77777777" w:rsidR="0086121F" w:rsidRDefault="0086121F">
            <w:pPr>
              <w:pStyle w:val="Compact"/>
            </w:pPr>
          </w:p>
        </w:tc>
      </w:tr>
      <w:tr w:rsidR="0086121F" w14:paraId="6288DC3E" w14:textId="77777777">
        <w:tc>
          <w:tcPr>
            <w:tcW w:w="0" w:type="auto"/>
          </w:tcPr>
          <w:p w14:paraId="20D92B5A" w14:textId="77777777" w:rsidR="0086121F" w:rsidRDefault="00C328A1">
            <w:pPr>
              <w:pStyle w:val="Compact"/>
            </w:pPr>
            <w:r>
              <w:t xml:space="preserve">- AR/VR </w:t>
            </w:r>
            <w:r>
              <w:t>장비</w:t>
            </w:r>
            <w:r>
              <w:t xml:space="preserve"> (</w:t>
            </w:r>
            <w:r>
              <w:t>대여</w:t>
            </w:r>
            <w:r>
              <w:t>)</w:t>
            </w:r>
          </w:p>
        </w:tc>
        <w:tc>
          <w:tcPr>
            <w:tcW w:w="0" w:type="auto"/>
          </w:tcPr>
          <w:p w14:paraId="4660E3DA" w14:textId="77777777" w:rsidR="0086121F" w:rsidRDefault="00C328A1">
            <w:pPr>
              <w:pStyle w:val="Compact"/>
            </w:pPr>
            <w:r>
              <w:t>1,500,000</w:t>
            </w:r>
          </w:p>
        </w:tc>
        <w:tc>
          <w:tcPr>
            <w:tcW w:w="0" w:type="auto"/>
          </w:tcPr>
          <w:p w14:paraId="0E11F8F7" w14:textId="77777777" w:rsidR="0086121F" w:rsidRDefault="00C328A1">
            <w:pPr>
              <w:pStyle w:val="Compact"/>
            </w:pPr>
            <w:r>
              <w:t>Oculus Quest 3 × 2</w:t>
            </w:r>
            <w:r>
              <w:t>대</w:t>
            </w:r>
            <w:r>
              <w:t>, 5</w:t>
            </w:r>
            <w:r>
              <w:t>개월</w:t>
            </w:r>
          </w:p>
        </w:tc>
      </w:tr>
      <w:tr w:rsidR="0086121F" w14:paraId="17D62E2D" w14:textId="77777777">
        <w:tc>
          <w:tcPr>
            <w:tcW w:w="0" w:type="auto"/>
          </w:tcPr>
          <w:p w14:paraId="37761F6D" w14:textId="77777777" w:rsidR="0086121F" w:rsidRDefault="00C328A1">
            <w:pPr>
              <w:pStyle w:val="Compact"/>
            </w:pPr>
            <w:r>
              <w:t xml:space="preserve">- </w:t>
            </w:r>
            <w:r>
              <w:t>바이오센서</w:t>
            </w:r>
            <w:r>
              <w:t xml:space="preserve"> (</w:t>
            </w:r>
            <w:r>
              <w:t>구매</w:t>
            </w:r>
            <w:r>
              <w:t>)</w:t>
            </w:r>
          </w:p>
        </w:tc>
        <w:tc>
          <w:tcPr>
            <w:tcW w:w="0" w:type="auto"/>
          </w:tcPr>
          <w:p w14:paraId="49A05776" w14:textId="77777777" w:rsidR="0086121F" w:rsidRDefault="00C328A1">
            <w:pPr>
              <w:pStyle w:val="Compact"/>
            </w:pPr>
            <w:r>
              <w:t>1,500,000</w:t>
            </w:r>
          </w:p>
        </w:tc>
        <w:tc>
          <w:tcPr>
            <w:tcW w:w="0" w:type="auto"/>
          </w:tcPr>
          <w:p w14:paraId="274832EB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Fitbit, </w:t>
            </w:r>
            <w:proofErr w:type="spellStart"/>
            <w:r>
              <w:rPr>
                <w:lang w:eastAsia="ko-KR"/>
              </w:rPr>
              <w:t>심박센서</w:t>
            </w:r>
            <w:proofErr w:type="spellEnd"/>
            <w:r>
              <w:rPr>
                <w:lang w:eastAsia="ko-KR"/>
              </w:rPr>
              <w:t xml:space="preserve"> × 20</w:t>
            </w:r>
            <w:r>
              <w:rPr>
                <w:lang w:eastAsia="ko-KR"/>
              </w:rPr>
              <w:t>개</w:t>
            </w:r>
          </w:p>
        </w:tc>
      </w:tr>
      <w:tr w:rsidR="0086121F" w14:paraId="587AFD94" w14:textId="77777777">
        <w:tc>
          <w:tcPr>
            <w:tcW w:w="0" w:type="auto"/>
          </w:tcPr>
          <w:p w14:paraId="0EB62ECC" w14:textId="77777777" w:rsidR="0086121F" w:rsidRDefault="00C328A1">
            <w:pPr>
              <w:pStyle w:val="Compact"/>
            </w:pPr>
            <w:r>
              <w:t xml:space="preserve">- </w:t>
            </w:r>
            <w:proofErr w:type="spellStart"/>
            <w:r>
              <w:t>태블릿</w:t>
            </w:r>
            <w:proofErr w:type="spellEnd"/>
            <w:r>
              <w:t xml:space="preserve"> (</w:t>
            </w:r>
            <w:proofErr w:type="spellStart"/>
            <w:r>
              <w:t>대여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E2DEF4B" w14:textId="77777777" w:rsidR="0086121F" w:rsidRDefault="00C328A1">
            <w:pPr>
              <w:pStyle w:val="Compact"/>
            </w:pPr>
            <w:r>
              <w:t>1,000,000</w:t>
            </w:r>
          </w:p>
        </w:tc>
        <w:tc>
          <w:tcPr>
            <w:tcW w:w="0" w:type="auto"/>
          </w:tcPr>
          <w:p w14:paraId="43421060" w14:textId="77777777" w:rsidR="0086121F" w:rsidRDefault="00C328A1">
            <w:pPr>
              <w:pStyle w:val="Compact"/>
            </w:pPr>
            <w:r>
              <w:t>iPad × 20</w:t>
            </w:r>
            <w:r>
              <w:t>대</w:t>
            </w:r>
            <w:r>
              <w:t>, 3</w:t>
            </w:r>
            <w:r>
              <w:t>개월</w:t>
            </w:r>
          </w:p>
        </w:tc>
      </w:tr>
      <w:tr w:rsidR="0086121F" w14:paraId="3E5D6C11" w14:textId="77777777">
        <w:tc>
          <w:tcPr>
            <w:tcW w:w="0" w:type="auto"/>
          </w:tcPr>
          <w:p w14:paraId="015EF448" w14:textId="77777777" w:rsidR="0086121F" w:rsidRDefault="00C328A1">
            <w:pPr>
              <w:pStyle w:val="Compact"/>
            </w:pPr>
            <w:r>
              <w:t xml:space="preserve">- </w:t>
            </w:r>
            <w:r>
              <w:t>소프트웨어</w:t>
            </w:r>
          </w:p>
        </w:tc>
        <w:tc>
          <w:tcPr>
            <w:tcW w:w="0" w:type="auto"/>
          </w:tcPr>
          <w:p w14:paraId="32CE15A5" w14:textId="77777777" w:rsidR="0086121F" w:rsidRDefault="00C328A1">
            <w:pPr>
              <w:pStyle w:val="Compact"/>
            </w:pPr>
            <w:r>
              <w:t>2,000,000</w:t>
            </w:r>
          </w:p>
        </w:tc>
        <w:tc>
          <w:tcPr>
            <w:tcW w:w="0" w:type="auto"/>
          </w:tcPr>
          <w:p w14:paraId="27212A38" w14:textId="77777777" w:rsidR="0086121F" w:rsidRDefault="00C328A1">
            <w:pPr>
              <w:pStyle w:val="Compact"/>
            </w:pPr>
            <w:r>
              <w:t>SPSS, Tableau, GPT API</w:t>
            </w:r>
          </w:p>
        </w:tc>
      </w:tr>
      <w:tr w:rsidR="0086121F" w14:paraId="720E3070" w14:textId="77777777">
        <w:tc>
          <w:tcPr>
            <w:tcW w:w="0" w:type="auto"/>
          </w:tcPr>
          <w:p w14:paraId="21078F79" w14:textId="77777777" w:rsidR="0086121F" w:rsidRDefault="00C328A1">
            <w:pPr>
              <w:pStyle w:val="Compact"/>
            </w:pPr>
            <w:r>
              <w:t xml:space="preserve">- </w:t>
            </w:r>
            <w:r>
              <w:t>실험</w:t>
            </w:r>
            <w:r>
              <w:t xml:space="preserve"> </w:t>
            </w:r>
            <w:r>
              <w:t>재료</w:t>
            </w:r>
          </w:p>
        </w:tc>
        <w:tc>
          <w:tcPr>
            <w:tcW w:w="0" w:type="auto"/>
          </w:tcPr>
          <w:p w14:paraId="3A17D52C" w14:textId="77777777" w:rsidR="0086121F" w:rsidRDefault="00C328A1">
            <w:pPr>
              <w:pStyle w:val="Compact"/>
            </w:pPr>
            <w:r>
              <w:t>500,000</w:t>
            </w:r>
          </w:p>
        </w:tc>
        <w:tc>
          <w:tcPr>
            <w:tcW w:w="0" w:type="auto"/>
          </w:tcPr>
          <w:p w14:paraId="3F59C603" w14:textId="77777777" w:rsidR="0086121F" w:rsidRDefault="00C328A1">
            <w:pPr>
              <w:pStyle w:val="Compact"/>
            </w:pPr>
            <w:r>
              <w:t xml:space="preserve">USB, </w:t>
            </w:r>
            <w:r>
              <w:t>문구</w:t>
            </w:r>
            <w:r>
              <w:t xml:space="preserve">, </w:t>
            </w:r>
            <w:r>
              <w:t>프린트</w:t>
            </w:r>
          </w:p>
        </w:tc>
      </w:tr>
      <w:tr w:rsidR="0086121F" w14:paraId="7C726557" w14:textId="77777777">
        <w:tc>
          <w:tcPr>
            <w:tcW w:w="0" w:type="auto"/>
          </w:tcPr>
          <w:p w14:paraId="2565203E" w14:textId="77777777" w:rsidR="0086121F" w:rsidRDefault="00C328A1">
            <w:pPr>
              <w:pStyle w:val="Compact"/>
            </w:pPr>
            <w:r>
              <w:t xml:space="preserve">- </w:t>
            </w:r>
            <w:r>
              <w:t>도서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논문</w:t>
            </w:r>
          </w:p>
        </w:tc>
        <w:tc>
          <w:tcPr>
            <w:tcW w:w="0" w:type="auto"/>
          </w:tcPr>
          <w:p w14:paraId="33929F0D" w14:textId="77777777" w:rsidR="0086121F" w:rsidRDefault="00C328A1">
            <w:pPr>
              <w:pStyle w:val="Compact"/>
            </w:pPr>
            <w:r>
              <w:t>500,000</w:t>
            </w:r>
          </w:p>
        </w:tc>
        <w:tc>
          <w:tcPr>
            <w:tcW w:w="0" w:type="auto"/>
          </w:tcPr>
          <w:p w14:paraId="1AEC75DD" w14:textId="77777777" w:rsidR="0086121F" w:rsidRDefault="00C328A1">
            <w:pPr>
              <w:pStyle w:val="Compact"/>
            </w:pPr>
            <w:r>
              <w:t>전자</w:t>
            </w:r>
            <w:r>
              <w:t xml:space="preserve"> </w:t>
            </w:r>
            <w:r>
              <w:t>저널</w:t>
            </w:r>
            <w:r>
              <w:t xml:space="preserve"> </w:t>
            </w:r>
            <w:r>
              <w:t>구매</w:t>
            </w:r>
          </w:p>
        </w:tc>
      </w:tr>
      <w:tr w:rsidR="0086121F" w14:paraId="26A6F869" w14:textId="77777777">
        <w:tc>
          <w:tcPr>
            <w:tcW w:w="0" w:type="auto"/>
          </w:tcPr>
          <w:p w14:paraId="4BA6B470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연구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활동비</w:t>
            </w:r>
          </w:p>
        </w:tc>
        <w:tc>
          <w:tcPr>
            <w:tcW w:w="0" w:type="auto"/>
          </w:tcPr>
          <w:p w14:paraId="556513DD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2,250,000</w:t>
            </w:r>
          </w:p>
        </w:tc>
        <w:tc>
          <w:tcPr>
            <w:tcW w:w="0" w:type="auto"/>
          </w:tcPr>
          <w:p w14:paraId="21B7E3B2" w14:textId="77777777" w:rsidR="0086121F" w:rsidRDefault="0086121F">
            <w:pPr>
              <w:pStyle w:val="Compact"/>
            </w:pPr>
          </w:p>
        </w:tc>
      </w:tr>
      <w:tr w:rsidR="0086121F" w14:paraId="2491D6CC" w14:textId="77777777">
        <w:tc>
          <w:tcPr>
            <w:tcW w:w="0" w:type="auto"/>
          </w:tcPr>
          <w:p w14:paraId="6E949854" w14:textId="77777777" w:rsidR="0086121F" w:rsidRDefault="00C328A1">
            <w:pPr>
              <w:pStyle w:val="Compact"/>
            </w:pPr>
            <w:r>
              <w:t xml:space="preserve">- </w:t>
            </w:r>
            <w:r>
              <w:t>연구진</w:t>
            </w:r>
            <w:r>
              <w:t xml:space="preserve"> </w:t>
            </w:r>
            <w:r>
              <w:t>회의비</w:t>
            </w:r>
          </w:p>
        </w:tc>
        <w:tc>
          <w:tcPr>
            <w:tcW w:w="0" w:type="auto"/>
          </w:tcPr>
          <w:p w14:paraId="55A4B398" w14:textId="77777777" w:rsidR="0086121F" w:rsidRDefault="00C328A1">
            <w:pPr>
              <w:pStyle w:val="Compact"/>
            </w:pPr>
            <w:r>
              <w:t>250,000</w:t>
            </w:r>
          </w:p>
        </w:tc>
        <w:tc>
          <w:tcPr>
            <w:tcW w:w="0" w:type="auto"/>
          </w:tcPr>
          <w:p w14:paraId="2A8AA968" w14:textId="77777777" w:rsidR="0086121F" w:rsidRDefault="00C328A1">
            <w:pPr>
              <w:pStyle w:val="Compact"/>
            </w:pPr>
            <w:r>
              <w:t>월</w:t>
            </w:r>
            <w:r>
              <w:t xml:space="preserve"> 1</w:t>
            </w:r>
            <w:r>
              <w:t>회</w:t>
            </w:r>
            <w:r>
              <w:t xml:space="preserve"> × 5</w:t>
            </w:r>
            <w:r>
              <w:t>개월</w:t>
            </w:r>
          </w:p>
        </w:tc>
      </w:tr>
      <w:tr w:rsidR="0086121F" w14:paraId="33874349" w14:textId="77777777">
        <w:tc>
          <w:tcPr>
            <w:tcW w:w="0" w:type="auto"/>
          </w:tcPr>
          <w:p w14:paraId="09EA05B0" w14:textId="77777777" w:rsidR="0086121F" w:rsidRDefault="00C328A1">
            <w:pPr>
              <w:pStyle w:val="Compact"/>
            </w:pPr>
            <w:r>
              <w:t xml:space="preserve">- </w:t>
            </w:r>
            <w:r>
              <w:t>현장</w:t>
            </w:r>
            <w:r>
              <w:t xml:space="preserve"> </w:t>
            </w:r>
            <w:r>
              <w:t>방문</w:t>
            </w:r>
            <w:r>
              <w:t xml:space="preserve"> </w:t>
            </w:r>
            <w:r>
              <w:t>교통비</w:t>
            </w:r>
          </w:p>
        </w:tc>
        <w:tc>
          <w:tcPr>
            <w:tcW w:w="0" w:type="auto"/>
          </w:tcPr>
          <w:p w14:paraId="71E8DF8A" w14:textId="77777777" w:rsidR="0086121F" w:rsidRDefault="00C328A1">
            <w:pPr>
              <w:pStyle w:val="Compact"/>
            </w:pPr>
            <w:r>
              <w:t>500,000</w:t>
            </w:r>
          </w:p>
        </w:tc>
        <w:tc>
          <w:tcPr>
            <w:tcW w:w="0" w:type="auto"/>
          </w:tcPr>
          <w:p w14:paraId="0DD4B097" w14:textId="77777777" w:rsidR="0086121F" w:rsidRDefault="00C328A1">
            <w:pPr>
              <w:pStyle w:val="Compact"/>
            </w:pPr>
            <w:r>
              <w:t>버스</w:t>
            </w:r>
            <w:r>
              <w:t xml:space="preserve"> </w:t>
            </w:r>
            <w:r>
              <w:t>대여</w:t>
            </w:r>
            <w:r>
              <w:t xml:space="preserve"> (60</w:t>
            </w:r>
            <w:r>
              <w:t>명</w:t>
            </w:r>
            <w:r>
              <w:t xml:space="preserve"> × 1-2</w:t>
            </w:r>
            <w:r>
              <w:t>회</w:t>
            </w:r>
            <w:r>
              <w:t>)</w:t>
            </w:r>
          </w:p>
        </w:tc>
      </w:tr>
      <w:tr w:rsidR="0086121F" w14:paraId="6E9583ED" w14:textId="77777777">
        <w:tc>
          <w:tcPr>
            <w:tcW w:w="0" w:type="auto"/>
          </w:tcPr>
          <w:p w14:paraId="672D045C" w14:textId="77777777" w:rsidR="0086121F" w:rsidRDefault="00C328A1">
            <w:pPr>
              <w:pStyle w:val="Compact"/>
            </w:pPr>
            <w:r>
              <w:t xml:space="preserve">- </w:t>
            </w:r>
            <w:r>
              <w:t>외부</w:t>
            </w:r>
            <w:r>
              <w:t xml:space="preserve"> </w:t>
            </w:r>
            <w:r>
              <w:t>전문가</w:t>
            </w:r>
            <w:r>
              <w:t xml:space="preserve"> </w:t>
            </w:r>
            <w:r>
              <w:t>초청</w:t>
            </w:r>
          </w:p>
        </w:tc>
        <w:tc>
          <w:tcPr>
            <w:tcW w:w="0" w:type="auto"/>
          </w:tcPr>
          <w:p w14:paraId="450D2A25" w14:textId="77777777" w:rsidR="0086121F" w:rsidRDefault="00C328A1">
            <w:pPr>
              <w:pStyle w:val="Compact"/>
            </w:pPr>
            <w:r>
              <w:t>1,000,000</w:t>
            </w:r>
          </w:p>
        </w:tc>
        <w:tc>
          <w:tcPr>
            <w:tcW w:w="0" w:type="auto"/>
          </w:tcPr>
          <w:p w14:paraId="2516966C" w14:textId="77777777" w:rsidR="0086121F" w:rsidRDefault="00C328A1">
            <w:pPr>
              <w:pStyle w:val="Compact"/>
            </w:pPr>
            <w:r>
              <w:t>2</w:t>
            </w:r>
            <w:r>
              <w:t>회</w:t>
            </w:r>
            <w:r>
              <w:t xml:space="preserve"> × 500,000</w:t>
            </w:r>
            <w:r>
              <w:t>원</w:t>
            </w:r>
          </w:p>
        </w:tc>
      </w:tr>
      <w:tr w:rsidR="0086121F" w14:paraId="2F3FC495" w14:textId="77777777">
        <w:tc>
          <w:tcPr>
            <w:tcW w:w="0" w:type="auto"/>
          </w:tcPr>
          <w:p w14:paraId="78F2FB01" w14:textId="77777777" w:rsidR="0086121F" w:rsidRDefault="00C328A1">
            <w:pPr>
              <w:pStyle w:val="Compact"/>
            </w:pPr>
            <w:r>
              <w:t xml:space="preserve">- </w:t>
            </w:r>
            <w:r>
              <w:t>최종</w:t>
            </w:r>
            <w:r>
              <w:t xml:space="preserve"> </w:t>
            </w:r>
            <w:r>
              <w:t>발표회</w:t>
            </w:r>
          </w:p>
        </w:tc>
        <w:tc>
          <w:tcPr>
            <w:tcW w:w="0" w:type="auto"/>
          </w:tcPr>
          <w:p w14:paraId="1C944263" w14:textId="77777777" w:rsidR="0086121F" w:rsidRDefault="00C328A1">
            <w:pPr>
              <w:pStyle w:val="Compact"/>
            </w:pPr>
            <w:r>
              <w:t>500,000</w:t>
            </w:r>
          </w:p>
        </w:tc>
        <w:tc>
          <w:tcPr>
            <w:tcW w:w="0" w:type="auto"/>
          </w:tcPr>
          <w:p w14:paraId="7EC38E87" w14:textId="77777777" w:rsidR="0086121F" w:rsidRDefault="00C328A1">
            <w:pPr>
              <w:pStyle w:val="Compact"/>
            </w:pPr>
            <w:r>
              <w:t>다과</w:t>
            </w:r>
            <w:r>
              <w:t xml:space="preserve">, </w:t>
            </w:r>
            <w:r>
              <w:t>시상</w:t>
            </w:r>
            <w:r>
              <w:t xml:space="preserve">, </w:t>
            </w:r>
            <w:r>
              <w:t>인쇄</w:t>
            </w:r>
          </w:p>
        </w:tc>
      </w:tr>
      <w:tr w:rsidR="0086121F" w14:paraId="2FD04EC6" w14:textId="77777777">
        <w:tc>
          <w:tcPr>
            <w:tcW w:w="0" w:type="auto"/>
          </w:tcPr>
          <w:p w14:paraId="3C65656A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연구보조원</w:t>
            </w:r>
          </w:p>
        </w:tc>
        <w:tc>
          <w:tcPr>
            <w:tcW w:w="0" w:type="auto"/>
          </w:tcPr>
          <w:p w14:paraId="18F072D2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750,000</w:t>
            </w:r>
          </w:p>
        </w:tc>
        <w:tc>
          <w:tcPr>
            <w:tcW w:w="0" w:type="auto"/>
          </w:tcPr>
          <w:p w14:paraId="5B719790" w14:textId="77777777" w:rsidR="0086121F" w:rsidRDefault="0086121F">
            <w:pPr>
              <w:pStyle w:val="Compact"/>
            </w:pPr>
          </w:p>
        </w:tc>
      </w:tr>
      <w:tr w:rsidR="0086121F" w14:paraId="484DD136" w14:textId="77777777">
        <w:tc>
          <w:tcPr>
            <w:tcW w:w="0" w:type="auto"/>
          </w:tcPr>
          <w:p w14:paraId="656AC523" w14:textId="77777777" w:rsidR="0086121F" w:rsidRDefault="00C328A1">
            <w:pPr>
              <w:pStyle w:val="Compact"/>
            </w:pPr>
            <w:r>
              <w:t xml:space="preserve">- </w:t>
            </w:r>
            <w:r>
              <w:t>대학원생</w:t>
            </w:r>
            <w:r>
              <w:t xml:space="preserve"> 1</w:t>
            </w:r>
            <w:r>
              <w:t>인</w:t>
            </w:r>
          </w:p>
        </w:tc>
        <w:tc>
          <w:tcPr>
            <w:tcW w:w="0" w:type="auto"/>
          </w:tcPr>
          <w:p w14:paraId="4C19CD4B" w14:textId="77777777" w:rsidR="0086121F" w:rsidRDefault="00C328A1">
            <w:pPr>
              <w:pStyle w:val="Compact"/>
            </w:pPr>
            <w:r>
              <w:t>750,000</w:t>
            </w:r>
          </w:p>
        </w:tc>
        <w:tc>
          <w:tcPr>
            <w:tcW w:w="0" w:type="auto"/>
          </w:tcPr>
          <w:p w14:paraId="14E5A093" w14:textId="77777777" w:rsidR="0086121F" w:rsidRDefault="00C328A1">
            <w:pPr>
              <w:pStyle w:val="Compact"/>
            </w:pPr>
            <w:r>
              <w:t>150,000</w:t>
            </w:r>
            <w:r>
              <w:t>원</w:t>
            </w:r>
            <w:r>
              <w:t>/</w:t>
            </w:r>
            <w:r>
              <w:t>월</w:t>
            </w:r>
            <w:r>
              <w:t xml:space="preserve"> × 5</w:t>
            </w:r>
            <w:r>
              <w:t>개월</w:t>
            </w:r>
          </w:p>
        </w:tc>
      </w:tr>
    </w:tbl>
    <w:p w14:paraId="6C5FEC17" w14:textId="77777777" w:rsidR="0086121F" w:rsidRDefault="00C328A1">
      <w:pPr>
        <w:pStyle w:val="BodyText"/>
      </w:pPr>
      <w:r>
        <w:rPr>
          <w:b/>
          <w:bCs/>
        </w:rPr>
        <w:lastRenderedPageBreak/>
        <w:t>총계</w:t>
      </w:r>
      <w:r>
        <w:t>: 20,000,000</w:t>
      </w:r>
      <w:r>
        <w:t>원</w:t>
      </w:r>
    </w:p>
    <w:p w14:paraId="36F128A4" w14:textId="77777777" w:rsidR="0086121F" w:rsidRDefault="00C328A1">
      <w:pPr>
        <w:pStyle w:val="Heading3"/>
      </w:pPr>
      <w:bookmarkStart w:id="157" w:name="나.-5개월-집행-계획"/>
      <w:bookmarkEnd w:id="156"/>
      <w:r>
        <w:t>나</w:t>
      </w:r>
      <w:r>
        <w:t>. 5</w:t>
      </w:r>
      <w:r>
        <w:t>개월</w:t>
      </w:r>
      <w:r>
        <w:t xml:space="preserve"> </w:t>
      </w:r>
      <w:r>
        <w:t>집행</w:t>
      </w:r>
      <w:r>
        <w:t xml:space="preserve"> </w:t>
      </w:r>
      <w:r>
        <w:t>계획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84"/>
        <w:gridCol w:w="4572"/>
        <w:gridCol w:w="1251"/>
      </w:tblGrid>
      <w:tr w:rsidR="0086121F" w14:paraId="7AB4644A" w14:textId="77777777" w:rsidTr="008612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B0DFD6" w14:textId="77777777" w:rsidR="0086121F" w:rsidRDefault="00C328A1">
            <w:pPr>
              <w:pStyle w:val="Compact"/>
            </w:pPr>
            <w:r>
              <w:t>월</w:t>
            </w:r>
          </w:p>
        </w:tc>
        <w:tc>
          <w:tcPr>
            <w:tcW w:w="0" w:type="auto"/>
          </w:tcPr>
          <w:p w14:paraId="088800CB" w14:textId="77777777" w:rsidR="0086121F" w:rsidRDefault="00C328A1">
            <w:pPr>
              <w:pStyle w:val="Compact"/>
            </w:pPr>
            <w:r>
              <w:t>주요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14:paraId="64931C5F" w14:textId="77777777" w:rsidR="0086121F" w:rsidRDefault="00C328A1">
            <w:pPr>
              <w:pStyle w:val="Compact"/>
            </w:pPr>
            <w:r>
              <w:t>금액</w:t>
            </w:r>
            <w:r>
              <w:t xml:space="preserve"> (</w:t>
            </w:r>
            <w:r>
              <w:t>원</w:t>
            </w:r>
            <w:r>
              <w:t>)</w:t>
            </w:r>
          </w:p>
        </w:tc>
      </w:tr>
      <w:tr w:rsidR="0086121F" w14:paraId="65571417" w14:textId="77777777">
        <w:tc>
          <w:tcPr>
            <w:tcW w:w="0" w:type="auto"/>
          </w:tcPr>
          <w:p w14:paraId="75786DC8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>월</w:t>
            </w:r>
          </w:p>
        </w:tc>
        <w:tc>
          <w:tcPr>
            <w:tcW w:w="0" w:type="auto"/>
          </w:tcPr>
          <w:p w14:paraId="28187816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연구수당</w:t>
            </w:r>
            <w:r>
              <w:rPr>
                <w:lang w:eastAsia="ko-KR"/>
              </w:rPr>
              <w:t xml:space="preserve"> (40%), </w:t>
            </w:r>
            <w:r>
              <w:rPr>
                <w:lang w:eastAsia="ko-KR"/>
              </w:rPr>
              <w:t>소프트웨어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연구보조원</w:t>
            </w:r>
          </w:p>
        </w:tc>
        <w:tc>
          <w:tcPr>
            <w:tcW w:w="0" w:type="auto"/>
          </w:tcPr>
          <w:p w14:paraId="4DC3A328" w14:textId="77777777" w:rsidR="0086121F" w:rsidRDefault="00C328A1">
            <w:pPr>
              <w:pStyle w:val="Compact"/>
            </w:pPr>
            <w:r>
              <w:t>6,150,000</w:t>
            </w:r>
          </w:p>
        </w:tc>
      </w:tr>
      <w:tr w:rsidR="0086121F" w14:paraId="088C1482" w14:textId="77777777">
        <w:tc>
          <w:tcPr>
            <w:tcW w:w="0" w:type="auto"/>
          </w:tcPr>
          <w:p w14:paraId="58AA9909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>월</w:t>
            </w:r>
          </w:p>
        </w:tc>
        <w:tc>
          <w:tcPr>
            <w:tcW w:w="0" w:type="auto"/>
          </w:tcPr>
          <w:p w14:paraId="23BDD094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AR/VR, </w:t>
            </w:r>
            <w:r>
              <w:rPr>
                <w:lang w:eastAsia="ko-KR"/>
              </w:rPr>
              <w:t>바이오센서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도서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연구보조원</w:t>
            </w:r>
          </w:p>
        </w:tc>
        <w:tc>
          <w:tcPr>
            <w:tcW w:w="0" w:type="auto"/>
          </w:tcPr>
          <w:p w14:paraId="43F77D3B" w14:textId="77777777" w:rsidR="0086121F" w:rsidRDefault="00C328A1">
            <w:pPr>
              <w:pStyle w:val="Compact"/>
            </w:pPr>
            <w:r>
              <w:t>3,650,000</w:t>
            </w:r>
          </w:p>
        </w:tc>
      </w:tr>
      <w:tr w:rsidR="0086121F" w14:paraId="76A72FE5" w14:textId="77777777">
        <w:tc>
          <w:tcPr>
            <w:tcW w:w="0" w:type="auto"/>
          </w:tcPr>
          <w:p w14:paraId="00FB6B10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8</w:t>
            </w:r>
            <w:r>
              <w:rPr>
                <w:b/>
                <w:bCs/>
              </w:rPr>
              <w:t>월</w:t>
            </w:r>
          </w:p>
        </w:tc>
        <w:tc>
          <w:tcPr>
            <w:tcW w:w="0" w:type="auto"/>
          </w:tcPr>
          <w:p w14:paraId="48470241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태블릿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회의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연구보조원</w:t>
            </w:r>
          </w:p>
        </w:tc>
        <w:tc>
          <w:tcPr>
            <w:tcW w:w="0" w:type="auto"/>
          </w:tcPr>
          <w:p w14:paraId="672E4F5A" w14:textId="77777777" w:rsidR="0086121F" w:rsidRDefault="00C328A1">
            <w:pPr>
              <w:pStyle w:val="Compact"/>
            </w:pPr>
            <w:r>
              <w:t>2,400,000</w:t>
            </w:r>
          </w:p>
        </w:tc>
      </w:tr>
      <w:tr w:rsidR="0086121F" w14:paraId="42D7F379" w14:textId="77777777">
        <w:tc>
          <w:tcPr>
            <w:tcW w:w="0" w:type="auto"/>
          </w:tcPr>
          <w:p w14:paraId="06E55C3B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>월</w:t>
            </w:r>
          </w:p>
        </w:tc>
        <w:tc>
          <w:tcPr>
            <w:tcW w:w="0" w:type="auto"/>
          </w:tcPr>
          <w:p w14:paraId="280FF676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전문가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연구보조원</w:t>
            </w:r>
          </w:p>
        </w:tc>
        <w:tc>
          <w:tcPr>
            <w:tcW w:w="0" w:type="auto"/>
          </w:tcPr>
          <w:p w14:paraId="076EDB19" w14:textId="77777777" w:rsidR="0086121F" w:rsidRDefault="00C328A1">
            <w:pPr>
              <w:pStyle w:val="Compact"/>
            </w:pPr>
            <w:r>
              <w:t>1,800,000</w:t>
            </w:r>
          </w:p>
        </w:tc>
      </w:tr>
      <w:tr w:rsidR="0086121F" w14:paraId="1E92D3F2" w14:textId="77777777">
        <w:tc>
          <w:tcPr>
            <w:tcW w:w="0" w:type="auto"/>
          </w:tcPr>
          <w:p w14:paraId="71A434EE" w14:textId="77777777" w:rsidR="0086121F" w:rsidRDefault="00C328A1">
            <w:pPr>
              <w:pStyle w:val="Compact"/>
            </w:pPr>
            <w:r>
              <w:rPr>
                <w:b/>
                <w:bCs/>
              </w:rPr>
              <w:t>10</w:t>
            </w:r>
            <w:r>
              <w:rPr>
                <w:b/>
                <w:bCs/>
              </w:rPr>
              <w:t>월</w:t>
            </w:r>
          </w:p>
        </w:tc>
        <w:tc>
          <w:tcPr>
            <w:tcW w:w="0" w:type="auto"/>
          </w:tcPr>
          <w:p w14:paraId="438F95B5" w14:textId="77777777" w:rsidR="0086121F" w:rsidRDefault="00C328A1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연구수당</w:t>
            </w:r>
            <w:r>
              <w:rPr>
                <w:lang w:eastAsia="ko-KR"/>
              </w:rPr>
              <w:t xml:space="preserve"> (60%), </w:t>
            </w:r>
            <w:r>
              <w:rPr>
                <w:lang w:eastAsia="ko-KR"/>
              </w:rPr>
              <w:t>발표회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연구보조원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정산</w:t>
            </w:r>
          </w:p>
        </w:tc>
        <w:tc>
          <w:tcPr>
            <w:tcW w:w="0" w:type="auto"/>
          </w:tcPr>
          <w:p w14:paraId="766F1558" w14:textId="77777777" w:rsidR="0086121F" w:rsidRDefault="00C328A1">
            <w:pPr>
              <w:pStyle w:val="Compact"/>
            </w:pPr>
            <w:r>
              <w:t>6,000,000</w:t>
            </w:r>
          </w:p>
        </w:tc>
      </w:tr>
    </w:tbl>
    <w:p w14:paraId="01D9B1E0" w14:textId="77777777" w:rsidR="0086121F" w:rsidRDefault="00C328A1">
      <w:r>
        <w:rPr>
          <w:noProof/>
        </w:rPr>
      </w:r>
      <w:r w:rsidR="00C328A1">
        <w:rPr>
          <w:noProof/>
        </w:rPr>
        <w:pict w14:anchorId="1906B664">
          <v:rect id="_x0000_i1037" alt="" style="width:468pt;height:.05pt;mso-width-percent:0;mso-height-percent:0;mso-width-percent:0;mso-height-percent:0" o:hralign="center" o:hrstd="t" o:hr="t"/>
        </w:pict>
      </w:r>
    </w:p>
    <w:p w14:paraId="17899261" w14:textId="77777777" w:rsidR="0086121F" w:rsidRDefault="00C328A1">
      <w:pPr>
        <w:pStyle w:val="Heading2"/>
        <w:rPr>
          <w:lang w:eastAsia="ko-KR"/>
        </w:rPr>
      </w:pPr>
      <w:bookmarkStart w:id="158" w:name="예상-성과-및-파급효과"/>
      <w:bookmarkEnd w:id="155"/>
      <w:bookmarkEnd w:id="157"/>
      <w:r>
        <w:rPr>
          <w:lang w:eastAsia="ko-KR"/>
        </w:rPr>
        <w:t xml:space="preserve">11.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파급효과</w:t>
      </w:r>
    </w:p>
    <w:p w14:paraId="13C148F8" w14:textId="77777777" w:rsidR="0086121F" w:rsidRDefault="00C328A1">
      <w:pPr>
        <w:pStyle w:val="Heading3"/>
        <w:rPr>
          <w:lang w:eastAsia="ko-KR"/>
        </w:rPr>
      </w:pPr>
      <w:bookmarkStart w:id="159" w:name="가.-교육적-성과"/>
      <w:r>
        <w:rPr>
          <w:lang w:eastAsia="ko-KR"/>
        </w:rPr>
        <w:t>가</w:t>
      </w:r>
      <w:r>
        <w:rPr>
          <w:lang w:eastAsia="ko-KR"/>
        </w:rPr>
        <w:t xml:space="preserve">. </w:t>
      </w:r>
      <w:r>
        <w:rPr>
          <w:lang w:eastAsia="ko-KR"/>
        </w:rPr>
        <w:t>교육적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</w:p>
    <w:p w14:paraId="7918FF46" w14:textId="77777777" w:rsidR="0086121F" w:rsidRDefault="00C328A1">
      <w:pPr>
        <w:pStyle w:val="Compact"/>
        <w:numPr>
          <w:ilvl w:val="0"/>
          <w:numId w:val="57"/>
        </w:numPr>
      </w:pPr>
      <w:proofErr w:type="spellStart"/>
      <w:r>
        <w:rPr>
          <w:b/>
          <w:bCs/>
        </w:rPr>
        <w:t>학생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역량</w:t>
      </w:r>
      <w:proofErr w:type="spellEnd"/>
      <w:r>
        <w:t>:</w:t>
      </w:r>
    </w:p>
    <w:p w14:paraId="4F060E93" w14:textId="77777777" w:rsidR="0086121F" w:rsidRDefault="00C328A1">
      <w:pPr>
        <w:pStyle w:val="Compact"/>
        <w:numPr>
          <w:ilvl w:val="1"/>
          <w:numId w:val="58"/>
        </w:numPr>
      </w:pPr>
      <w:r>
        <w:t>삼각</w:t>
      </w:r>
      <w:r>
        <w:t xml:space="preserve"> </w:t>
      </w:r>
      <w:r>
        <w:t>융합</w:t>
      </w:r>
      <w:r>
        <w:t xml:space="preserve"> </w:t>
      </w:r>
      <w:r>
        <w:t>사고</w:t>
      </w:r>
    </w:p>
    <w:p w14:paraId="3669F7B1" w14:textId="77777777" w:rsidR="0086121F" w:rsidRDefault="00C328A1">
      <w:pPr>
        <w:pStyle w:val="Compact"/>
        <w:numPr>
          <w:ilvl w:val="1"/>
          <w:numId w:val="58"/>
        </w:num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리터러시</w:t>
      </w:r>
      <w:proofErr w:type="spellEnd"/>
      <w:r>
        <w:rPr>
          <w:lang w:eastAsia="ko-KR"/>
        </w:rPr>
        <w:t xml:space="preserve"> (fMRI, </w:t>
      </w:r>
      <w:r>
        <w:rPr>
          <w:lang w:eastAsia="ko-KR"/>
        </w:rPr>
        <w:t>설문</w:t>
      </w:r>
      <w:r>
        <w:rPr>
          <w:lang w:eastAsia="ko-KR"/>
        </w:rPr>
        <w:t>, LLM)</w:t>
      </w:r>
    </w:p>
    <w:p w14:paraId="1A50166C" w14:textId="77777777" w:rsidR="0086121F" w:rsidRDefault="00C328A1">
      <w:pPr>
        <w:pStyle w:val="Compact"/>
        <w:numPr>
          <w:ilvl w:val="1"/>
          <w:numId w:val="58"/>
        </w:numPr>
      </w:pPr>
      <w:proofErr w:type="spellStart"/>
      <w:r>
        <w:t>정책</w:t>
      </w:r>
      <w:proofErr w:type="spellEnd"/>
      <w:r>
        <w:t xml:space="preserve"> </w:t>
      </w:r>
      <w:proofErr w:type="spellStart"/>
      <w:r>
        <w:t>기획</w:t>
      </w:r>
      <w:proofErr w:type="spellEnd"/>
      <w:r>
        <w:t xml:space="preserve"> </w:t>
      </w:r>
      <w:proofErr w:type="spellStart"/>
      <w:r>
        <w:t>역량</w:t>
      </w:r>
      <w:proofErr w:type="spellEnd"/>
    </w:p>
    <w:p w14:paraId="0D78EDE7" w14:textId="77777777" w:rsidR="0086121F" w:rsidRDefault="00C328A1">
      <w:pPr>
        <w:pStyle w:val="Compact"/>
        <w:numPr>
          <w:ilvl w:val="1"/>
          <w:numId w:val="58"/>
        </w:numPr>
      </w:pPr>
      <w:r>
        <w:t xml:space="preserve">AI </w:t>
      </w:r>
      <w:r>
        <w:t>시대</w:t>
      </w:r>
      <w:r>
        <w:t xml:space="preserve"> </w:t>
      </w:r>
      <w:r>
        <w:t>대비</w:t>
      </w:r>
    </w:p>
    <w:p w14:paraId="734B6106" w14:textId="77777777" w:rsidR="0086121F" w:rsidRDefault="00C328A1">
      <w:pPr>
        <w:pStyle w:val="Compact"/>
        <w:numPr>
          <w:ilvl w:val="0"/>
          <w:numId w:val="57"/>
        </w:numPr>
      </w:pPr>
      <w:r>
        <w:rPr>
          <w:b/>
          <w:bCs/>
        </w:rPr>
        <w:t>목표</w:t>
      </w:r>
      <w:r>
        <w:t>:</w:t>
      </w:r>
    </w:p>
    <w:p w14:paraId="2DD62688" w14:textId="77777777" w:rsidR="0086121F" w:rsidRDefault="00C328A1">
      <w:pPr>
        <w:pStyle w:val="Compact"/>
        <w:numPr>
          <w:ilvl w:val="1"/>
          <w:numId w:val="59"/>
        </w:numPr>
      </w:pPr>
      <w:r>
        <w:t>강의평가</w:t>
      </w:r>
      <w:r>
        <w:t xml:space="preserve"> 4.5/5.0</w:t>
      </w:r>
    </w:p>
    <w:p w14:paraId="0B90F2EC" w14:textId="77777777" w:rsidR="0086121F" w:rsidRDefault="00C328A1">
      <w:pPr>
        <w:pStyle w:val="Compact"/>
        <w:numPr>
          <w:ilvl w:val="1"/>
          <w:numId w:val="59"/>
        </w:numPr>
      </w:pPr>
      <w:r>
        <w:t>“</w:t>
      </w:r>
      <w:r>
        <w:t>진로에</w:t>
      </w:r>
      <w:r>
        <w:t xml:space="preserve"> </w:t>
      </w:r>
      <w:r>
        <w:t>영향</w:t>
      </w:r>
      <w:r>
        <w:t xml:space="preserve">” 85% </w:t>
      </w:r>
      <w:r>
        <w:t>동의</w:t>
      </w:r>
    </w:p>
    <w:p w14:paraId="52C3EE19" w14:textId="77777777" w:rsidR="0086121F" w:rsidRDefault="00C328A1">
      <w:pPr>
        <w:pStyle w:val="Compact"/>
        <w:numPr>
          <w:ilvl w:val="1"/>
          <w:numId w:val="59"/>
        </w:numPr>
      </w:pPr>
      <w:r>
        <w:t>“</w:t>
      </w:r>
      <w:r>
        <w:t>추천하겠다</w:t>
      </w:r>
      <w:r>
        <w:t xml:space="preserve">” 80% </w:t>
      </w:r>
      <w:r>
        <w:t>동의</w:t>
      </w:r>
    </w:p>
    <w:p w14:paraId="41920EEC" w14:textId="77777777" w:rsidR="0086121F" w:rsidRDefault="00C328A1">
      <w:pPr>
        <w:pStyle w:val="Compact"/>
        <w:numPr>
          <w:ilvl w:val="0"/>
          <w:numId w:val="57"/>
        </w:numPr>
      </w:pPr>
      <w:r>
        <w:rPr>
          <w:b/>
          <w:bCs/>
        </w:rPr>
        <w:t>산출물</w:t>
      </w:r>
      <w:r>
        <w:t>:</w:t>
      </w:r>
    </w:p>
    <w:p w14:paraId="1B534569" w14:textId="77777777" w:rsidR="0086121F" w:rsidRDefault="00C328A1">
      <w:pPr>
        <w:pStyle w:val="Compact"/>
        <w:numPr>
          <w:ilvl w:val="1"/>
          <w:numId w:val="60"/>
        </w:numPr>
        <w:rPr>
          <w:lang w:eastAsia="ko-KR"/>
        </w:rPr>
      </w:pPr>
      <w:r>
        <w:rPr>
          <w:lang w:eastAsia="ko-KR"/>
        </w:rPr>
        <w:t>팀당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제안서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 (</w:t>
      </w:r>
      <w:r>
        <w:rPr>
          <w:lang w:eastAsia="ko-KR"/>
        </w:rPr>
        <w:t>총</w:t>
      </w:r>
      <w:r>
        <w:rPr>
          <w:lang w:eastAsia="ko-KR"/>
        </w:rPr>
        <w:t xml:space="preserve"> 10-12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649A802B" w14:textId="77777777" w:rsidR="0086121F" w:rsidRDefault="00C328A1">
      <w:pPr>
        <w:pStyle w:val="Compact"/>
        <w:numPr>
          <w:ilvl w:val="1"/>
          <w:numId w:val="60"/>
        </w:numPr>
        <w:rPr>
          <w:lang w:eastAsia="ko-KR"/>
        </w:rPr>
      </w:pPr>
      <w:r>
        <w:rPr>
          <w:lang w:eastAsia="ko-KR"/>
        </w:rPr>
        <w:t>1-2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학술대회</w:t>
      </w:r>
      <w:r>
        <w:rPr>
          <w:lang w:eastAsia="ko-KR"/>
        </w:rPr>
        <w:t xml:space="preserve"> </w:t>
      </w:r>
      <w:r>
        <w:rPr>
          <w:lang w:eastAsia="ko-KR"/>
        </w:rPr>
        <w:t>포스터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</w:p>
    <w:p w14:paraId="1633E636" w14:textId="77777777" w:rsidR="0086121F" w:rsidRDefault="00C328A1">
      <w:pPr>
        <w:pStyle w:val="Compact"/>
        <w:numPr>
          <w:ilvl w:val="1"/>
          <w:numId w:val="60"/>
        </w:numPr>
        <w:rPr>
          <w:lang w:eastAsia="ko-KR"/>
        </w:rPr>
      </w:pPr>
      <w:proofErr w:type="spellStart"/>
      <w:r>
        <w:rPr>
          <w:lang w:eastAsia="ko-KR"/>
        </w:rPr>
        <w:t>최우수작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서울시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공모전</w:t>
      </w:r>
      <w:r>
        <w:rPr>
          <w:lang w:eastAsia="ko-KR"/>
        </w:rPr>
        <w:t xml:space="preserve"> </w:t>
      </w:r>
      <w:r>
        <w:rPr>
          <w:lang w:eastAsia="ko-KR"/>
        </w:rPr>
        <w:t>출품</w:t>
      </w:r>
    </w:p>
    <w:p w14:paraId="6013715E" w14:textId="77777777" w:rsidR="0086121F" w:rsidRDefault="00C328A1">
      <w:pPr>
        <w:pStyle w:val="Heading3"/>
      </w:pPr>
      <w:bookmarkStart w:id="160" w:name="나.-학술적-성과"/>
      <w:bookmarkEnd w:id="159"/>
      <w:r>
        <w:t>나</w:t>
      </w:r>
      <w:r>
        <w:t xml:space="preserve">. </w:t>
      </w:r>
      <w:r>
        <w:t>학술적</w:t>
      </w:r>
      <w:r>
        <w:t xml:space="preserve"> </w:t>
      </w:r>
      <w:r>
        <w:t>성과</w:t>
      </w:r>
    </w:p>
    <w:p w14:paraId="64F1157D" w14:textId="77777777" w:rsidR="0086121F" w:rsidRDefault="00C328A1">
      <w:pPr>
        <w:pStyle w:val="Compact"/>
        <w:numPr>
          <w:ilvl w:val="0"/>
          <w:numId w:val="61"/>
        </w:numPr>
        <w:rPr>
          <w:lang w:eastAsia="ko-KR"/>
        </w:rPr>
      </w:pPr>
      <w:r>
        <w:rPr>
          <w:b/>
          <w:bCs/>
          <w:lang w:eastAsia="ko-KR"/>
        </w:rPr>
        <w:t>교육과정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혁신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모델</w:t>
      </w:r>
      <w:r>
        <w:rPr>
          <w:lang w:eastAsia="ko-KR"/>
        </w:rPr>
        <w:t xml:space="preserve">: </w:t>
      </w:r>
      <w:r>
        <w:rPr>
          <w:lang w:eastAsia="ko-KR"/>
        </w:rPr>
        <w:t>국내외</w:t>
      </w:r>
      <w:r>
        <w:rPr>
          <w:lang w:eastAsia="ko-KR"/>
        </w:rPr>
        <w:t xml:space="preserve"> </w:t>
      </w:r>
      <w:r>
        <w:rPr>
          <w:lang w:eastAsia="ko-KR"/>
        </w:rPr>
        <w:t>학회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</w:p>
    <w:p w14:paraId="0FD23D4C" w14:textId="77777777" w:rsidR="0086121F" w:rsidRDefault="00C328A1">
      <w:pPr>
        <w:pStyle w:val="Compact"/>
        <w:numPr>
          <w:ilvl w:val="0"/>
          <w:numId w:val="61"/>
        </w:numPr>
        <w:rPr>
          <w:lang w:eastAsia="ko-KR"/>
        </w:rPr>
      </w:pPr>
      <w:r>
        <w:rPr>
          <w:b/>
          <w:bCs/>
          <w:lang w:eastAsia="ko-KR"/>
        </w:rPr>
        <w:t>공동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논문</w:t>
      </w:r>
      <w:r>
        <w:rPr>
          <w:lang w:eastAsia="ko-KR"/>
        </w:rPr>
        <w:t xml:space="preserve">: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집필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0F863AC5" w14:textId="77777777" w:rsidR="0086121F" w:rsidRDefault="00C328A1">
      <w:pPr>
        <w:pStyle w:val="Compact"/>
        <w:numPr>
          <w:ilvl w:val="1"/>
          <w:numId w:val="62"/>
        </w:numPr>
      </w:pPr>
      <w:r>
        <w:t>예</w:t>
      </w:r>
      <w:r>
        <w:t>: “Neural, developmental, and linguistic markers of adolescent mental health: An integrative study”</w:t>
      </w:r>
    </w:p>
    <w:p w14:paraId="2B8946D9" w14:textId="77777777" w:rsidR="0086121F" w:rsidRDefault="00C328A1">
      <w:pPr>
        <w:pStyle w:val="Compact"/>
        <w:numPr>
          <w:ilvl w:val="0"/>
          <w:numId w:val="61"/>
        </w:numPr>
        <w:rPr>
          <w:lang w:eastAsia="ko-KR"/>
        </w:rPr>
      </w:pPr>
      <w:r>
        <w:rPr>
          <w:b/>
          <w:bCs/>
          <w:lang w:eastAsia="ko-KR"/>
        </w:rPr>
        <w:t>데이터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공개</w:t>
      </w:r>
      <w:r>
        <w:rPr>
          <w:lang w:eastAsia="ko-KR"/>
        </w:rPr>
        <w:t xml:space="preserve">: </w:t>
      </w:r>
      <w:r>
        <w:rPr>
          <w:lang w:eastAsia="ko-KR"/>
        </w:rPr>
        <w:t>우수</w:t>
      </w:r>
      <w:r>
        <w:rPr>
          <w:lang w:eastAsia="ko-KR"/>
        </w:rPr>
        <w:t xml:space="preserve"> </w:t>
      </w:r>
      <w:r>
        <w:rPr>
          <w:lang w:eastAsia="ko-KR"/>
        </w:rPr>
        <w:t>제안서</w:t>
      </w:r>
      <w:r>
        <w:rPr>
          <w:lang w:eastAsia="ko-KR"/>
        </w:rPr>
        <w:t xml:space="preserve"> </w:t>
      </w:r>
      <w:r>
        <w:rPr>
          <w:lang w:eastAsia="ko-KR"/>
        </w:rPr>
        <w:t>모음집</w:t>
      </w:r>
      <w:r>
        <w:rPr>
          <w:lang w:eastAsia="ko-KR"/>
        </w:rPr>
        <w:t xml:space="preserve"> </w:t>
      </w:r>
      <w:r>
        <w:rPr>
          <w:lang w:eastAsia="ko-KR"/>
        </w:rPr>
        <w:t>발간</w:t>
      </w:r>
    </w:p>
    <w:p w14:paraId="4C6FBDE9" w14:textId="77777777" w:rsidR="0086121F" w:rsidRDefault="00C328A1">
      <w:pPr>
        <w:pStyle w:val="Heading3"/>
      </w:pPr>
      <w:bookmarkStart w:id="161" w:name="다.-사회적-파급효과"/>
      <w:bookmarkEnd w:id="160"/>
      <w:r>
        <w:lastRenderedPageBreak/>
        <w:t>다</w:t>
      </w:r>
      <w:r>
        <w:t xml:space="preserve">. </w:t>
      </w:r>
      <w:r>
        <w:t>사회적</w:t>
      </w:r>
      <w:r>
        <w:t xml:space="preserve"> </w:t>
      </w:r>
      <w:r>
        <w:t>파급효과</w:t>
      </w:r>
    </w:p>
    <w:p w14:paraId="75D56DA1" w14:textId="77777777" w:rsidR="0086121F" w:rsidRDefault="00C328A1">
      <w:pPr>
        <w:pStyle w:val="Compact"/>
        <w:numPr>
          <w:ilvl w:val="0"/>
          <w:numId w:val="63"/>
        </w:numPr>
        <w:rPr>
          <w:lang w:eastAsia="ko-KR"/>
        </w:rPr>
      </w:pPr>
      <w:r>
        <w:rPr>
          <w:b/>
          <w:bCs/>
          <w:lang w:eastAsia="ko-KR"/>
        </w:rPr>
        <w:t>청소년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정신건강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인식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제고</w:t>
      </w:r>
      <w:r>
        <w:rPr>
          <w:lang w:eastAsia="ko-KR"/>
        </w:rPr>
        <w:t>: 60-120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학생이</w:t>
      </w:r>
      <w:r>
        <w:rPr>
          <w:lang w:eastAsia="ko-KR"/>
        </w:rPr>
        <w:t xml:space="preserve">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입안자</w:t>
      </w:r>
      <w:r>
        <w:rPr>
          <w:lang w:eastAsia="ko-KR"/>
        </w:rPr>
        <w:t>/</w:t>
      </w:r>
      <w:r>
        <w:rPr>
          <w:lang w:eastAsia="ko-KR"/>
        </w:rPr>
        <w:t>연구자로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</w:p>
    <w:p w14:paraId="17DBBF76" w14:textId="77777777" w:rsidR="0086121F" w:rsidRDefault="00C328A1">
      <w:pPr>
        <w:pStyle w:val="Compact"/>
        <w:numPr>
          <w:ilvl w:val="0"/>
          <w:numId w:val="63"/>
        </w:numPr>
        <w:rPr>
          <w:lang w:eastAsia="ko-KR"/>
        </w:rPr>
      </w:pPr>
      <w:r>
        <w:rPr>
          <w:b/>
          <w:bCs/>
          <w:lang w:eastAsia="ko-KR"/>
        </w:rPr>
        <w:t>지역사회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파트너십</w:t>
      </w:r>
      <w:r>
        <w:rPr>
          <w:lang w:eastAsia="ko-KR"/>
        </w:rPr>
        <w:t xml:space="preserve">: </w:t>
      </w:r>
      <w:r>
        <w:rPr>
          <w:lang w:eastAsia="ko-KR"/>
        </w:rPr>
        <w:t>중고등학교</w:t>
      </w:r>
      <w:r>
        <w:rPr>
          <w:lang w:eastAsia="ko-KR"/>
        </w:rPr>
        <w:t xml:space="preserve">, </w:t>
      </w:r>
      <w:r>
        <w:rPr>
          <w:lang w:eastAsia="ko-KR"/>
        </w:rPr>
        <w:t>국립어린이과학관</w:t>
      </w:r>
      <w:r>
        <w:rPr>
          <w:lang w:eastAsia="ko-KR"/>
        </w:rPr>
        <w:t xml:space="preserve"> </w:t>
      </w:r>
      <w:r>
        <w:rPr>
          <w:lang w:eastAsia="ko-KR"/>
        </w:rPr>
        <w:t>협력</w:t>
      </w:r>
    </w:p>
    <w:p w14:paraId="644CE303" w14:textId="77777777" w:rsidR="0086121F" w:rsidRDefault="00C328A1">
      <w:pPr>
        <w:pStyle w:val="Compact"/>
        <w:numPr>
          <w:ilvl w:val="0"/>
          <w:numId w:val="63"/>
        </w:numPr>
        <w:rPr>
          <w:lang w:eastAsia="ko-KR"/>
        </w:rPr>
      </w:pPr>
      <w:r>
        <w:rPr>
          <w:b/>
          <w:bCs/>
          <w:lang w:eastAsia="ko-KR"/>
        </w:rPr>
        <w:t>정책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최우수작을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교육청</w:t>
      </w:r>
      <w:r>
        <w:rPr>
          <w:lang w:eastAsia="ko-KR"/>
        </w:rPr>
        <w:t xml:space="preserve">, </w:t>
      </w:r>
      <w:r>
        <w:rPr>
          <w:lang w:eastAsia="ko-KR"/>
        </w:rPr>
        <w:t>여성가족부에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</w:p>
    <w:p w14:paraId="74ADDF6D" w14:textId="77777777" w:rsidR="0086121F" w:rsidRDefault="00C328A1">
      <w:pPr>
        <w:pStyle w:val="Compact"/>
        <w:numPr>
          <w:ilvl w:val="0"/>
          <w:numId w:val="63"/>
        </w:numPr>
        <w:rPr>
          <w:lang w:eastAsia="ko-KR"/>
        </w:rPr>
      </w:pPr>
      <w:r>
        <w:rPr>
          <w:b/>
          <w:bCs/>
          <w:lang w:eastAsia="ko-KR"/>
        </w:rPr>
        <w:t>서울대</w:t>
      </w:r>
      <w:r>
        <w:rPr>
          <w:b/>
          <w:bCs/>
          <w:lang w:eastAsia="ko-KR"/>
        </w:rPr>
        <w:t xml:space="preserve"> LLM </w:t>
      </w:r>
      <w:r>
        <w:rPr>
          <w:b/>
          <w:bCs/>
          <w:lang w:eastAsia="ko-KR"/>
        </w:rPr>
        <w:t>투자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활용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사례</w:t>
      </w:r>
      <w:r>
        <w:rPr>
          <w:lang w:eastAsia="ko-KR"/>
        </w:rPr>
        <w:t xml:space="preserve">: </w:t>
      </w:r>
      <w:r>
        <w:rPr>
          <w:lang w:eastAsia="ko-KR"/>
        </w:rPr>
        <w:t>교육적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모범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4D6143AB" w14:textId="77777777" w:rsidR="0086121F" w:rsidRDefault="00C328A1">
      <w:pPr>
        <w:pStyle w:val="Heading3"/>
      </w:pPr>
      <w:bookmarkStart w:id="162" w:name="라.-장기-기대-효과"/>
      <w:bookmarkEnd w:id="161"/>
      <w:r>
        <w:t>라</w:t>
      </w:r>
      <w:r>
        <w:t xml:space="preserve">. </w:t>
      </w:r>
      <w:r>
        <w:t>장기</w:t>
      </w:r>
      <w:r>
        <w:t xml:space="preserve"> </w:t>
      </w:r>
      <w:r>
        <w:t>기대</w:t>
      </w:r>
      <w:r>
        <w:t xml:space="preserve"> </w:t>
      </w:r>
      <w:r>
        <w:t>효과</w:t>
      </w:r>
    </w:p>
    <w:p w14:paraId="276DE6B1" w14:textId="77777777" w:rsidR="0086121F" w:rsidRDefault="00C328A1">
      <w:pPr>
        <w:pStyle w:val="Compact"/>
        <w:numPr>
          <w:ilvl w:val="0"/>
          <w:numId w:val="64"/>
        </w:numPr>
        <w:rPr>
          <w:lang w:eastAsia="ko-KR"/>
        </w:rPr>
      </w:pPr>
      <w:r>
        <w:rPr>
          <w:b/>
          <w:bCs/>
          <w:lang w:eastAsia="ko-KR"/>
        </w:rPr>
        <w:t>학생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진로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영향</w:t>
      </w:r>
      <w:r>
        <w:rPr>
          <w:lang w:eastAsia="ko-KR"/>
        </w:rPr>
        <w:t xml:space="preserve">: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정신건강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진출</w:t>
      </w:r>
      <w:r>
        <w:rPr>
          <w:lang w:eastAsia="ko-KR"/>
        </w:rPr>
        <w:t xml:space="preserve">, </w:t>
      </w:r>
      <w:r>
        <w:rPr>
          <w:lang w:eastAsia="ko-KR"/>
        </w:rPr>
        <w:t>의료</w:t>
      </w:r>
      <w:r>
        <w:rPr>
          <w:lang w:eastAsia="ko-KR"/>
        </w:rPr>
        <w:t xml:space="preserve"> AI </w:t>
      </w:r>
      <w:r>
        <w:rPr>
          <w:lang w:eastAsia="ko-KR"/>
        </w:rPr>
        <w:t>스타트업</w:t>
      </w:r>
    </w:p>
    <w:p w14:paraId="3E37D989" w14:textId="77777777" w:rsidR="0086121F" w:rsidRDefault="00C328A1">
      <w:pPr>
        <w:pStyle w:val="Compact"/>
        <w:numPr>
          <w:ilvl w:val="0"/>
          <w:numId w:val="64"/>
        </w:numPr>
        <w:rPr>
          <w:lang w:eastAsia="ko-KR"/>
        </w:rPr>
      </w:pPr>
      <w:r>
        <w:rPr>
          <w:b/>
          <w:bCs/>
          <w:lang w:eastAsia="ko-KR"/>
        </w:rPr>
        <w:t>교육과정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확산</w:t>
      </w:r>
      <w:r>
        <w:rPr>
          <w:lang w:eastAsia="ko-KR"/>
        </w:rPr>
        <w:t xml:space="preserve">: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베리타스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강좌</w:t>
      </w:r>
      <w:r>
        <w:rPr>
          <w:lang w:eastAsia="ko-KR"/>
        </w:rPr>
        <w:t xml:space="preserve"> 2 </w:t>
      </w:r>
      <w:r>
        <w:rPr>
          <w:lang w:eastAsia="ko-KR"/>
        </w:rPr>
        <w:t>개발</w:t>
      </w:r>
      <w:r>
        <w:rPr>
          <w:lang w:eastAsia="ko-KR"/>
        </w:rPr>
        <w:t xml:space="preserve">, </w:t>
      </w:r>
      <w:r>
        <w:rPr>
          <w:lang w:eastAsia="ko-KR"/>
        </w:rPr>
        <w:t>타</w:t>
      </w:r>
      <w:r>
        <w:rPr>
          <w:lang w:eastAsia="ko-KR"/>
        </w:rPr>
        <w:t xml:space="preserve"> </w:t>
      </w: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벤치마킹</w:t>
      </w:r>
    </w:p>
    <w:p w14:paraId="7FA13050" w14:textId="77777777" w:rsidR="0086121F" w:rsidRDefault="00C328A1">
      <w:pPr>
        <w:pStyle w:val="Compact"/>
        <w:numPr>
          <w:ilvl w:val="0"/>
          <w:numId w:val="64"/>
        </w:numPr>
        <w:rPr>
          <w:lang w:eastAsia="ko-KR"/>
        </w:rPr>
      </w:pPr>
      <w:r>
        <w:rPr>
          <w:b/>
          <w:bCs/>
          <w:lang w:eastAsia="ko-KR"/>
        </w:rPr>
        <w:t>연구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생태계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강화</w:t>
      </w:r>
      <w:r>
        <w:rPr>
          <w:lang w:eastAsia="ko-KR"/>
        </w:rPr>
        <w:t xml:space="preserve">: </w:t>
      </w:r>
      <w:r>
        <w:rPr>
          <w:lang w:eastAsia="ko-KR"/>
        </w:rPr>
        <w:t>학제간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정신건강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65C75B35" w14:textId="77777777" w:rsidR="0086121F" w:rsidRDefault="00C328A1">
      <w:r>
        <w:rPr>
          <w:noProof/>
        </w:rPr>
      </w:r>
      <w:r w:rsidR="00C328A1">
        <w:rPr>
          <w:noProof/>
        </w:rPr>
        <w:pict w14:anchorId="449365E1">
          <v:rect id="_x0000_i1038" alt="" style="width:468pt;height:.05pt;mso-width-percent:0;mso-height-percent:0;mso-width-percent:0;mso-height-percent:0" o:hralign="center" o:hrstd="t" o:hr="t"/>
        </w:pict>
      </w:r>
    </w:p>
    <w:p w14:paraId="2C02DA8B" w14:textId="77777777" w:rsidR="0086121F" w:rsidRDefault="00C328A1">
      <w:pPr>
        <w:pStyle w:val="Heading2"/>
        <w:rPr>
          <w:lang w:eastAsia="ko-KR"/>
        </w:rPr>
      </w:pPr>
      <w:bookmarkStart w:id="163" w:name="윤리-및-안전-계획"/>
      <w:bookmarkEnd w:id="158"/>
      <w:bookmarkEnd w:id="162"/>
      <w:r>
        <w:rPr>
          <w:lang w:eastAsia="ko-KR"/>
        </w:rPr>
        <w:t xml:space="preserve">12. </w:t>
      </w:r>
      <w:r>
        <w:rPr>
          <w:lang w:eastAsia="ko-KR"/>
        </w:rPr>
        <w:t>윤리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0486DB9E" w14:textId="77777777" w:rsidR="0086121F" w:rsidRDefault="00C328A1">
      <w:pPr>
        <w:pStyle w:val="Heading3"/>
        <w:rPr>
          <w:lang w:eastAsia="ko-KR"/>
        </w:rPr>
      </w:pPr>
      <w:bookmarkStart w:id="164" w:name="가.-irb-승인"/>
      <w:r>
        <w:rPr>
          <w:lang w:eastAsia="ko-KR"/>
        </w:rPr>
        <w:t>가</w:t>
      </w:r>
      <w:r>
        <w:rPr>
          <w:lang w:eastAsia="ko-KR"/>
        </w:rPr>
        <w:t xml:space="preserve">. IRB </w:t>
      </w:r>
      <w:r>
        <w:rPr>
          <w:lang w:eastAsia="ko-KR"/>
        </w:rPr>
        <w:t>승인</w:t>
      </w:r>
    </w:p>
    <w:p w14:paraId="44A3FD10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대상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활동</w:t>
      </w:r>
      <w:r>
        <w:rPr>
          <w:lang w:eastAsia="ko-KR"/>
        </w:rPr>
        <w:t xml:space="preserve">: 1. </w:t>
      </w:r>
      <w:r>
        <w:rPr>
          <w:lang w:eastAsia="ko-KR"/>
        </w:rPr>
        <w:t>중고등학교</w:t>
      </w:r>
      <w:r>
        <w:rPr>
          <w:lang w:eastAsia="ko-KR"/>
        </w:rPr>
        <w:t xml:space="preserve"> 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인터뷰</w:t>
      </w:r>
      <w:r>
        <w:rPr>
          <w:lang w:eastAsia="ko-KR"/>
        </w:rPr>
        <w:t>/</w:t>
      </w:r>
      <w:r>
        <w:rPr>
          <w:lang w:eastAsia="ko-KR"/>
        </w:rPr>
        <w:t>설문</w:t>
      </w:r>
      <w:r>
        <w:rPr>
          <w:lang w:eastAsia="ko-KR"/>
        </w:rPr>
        <w:t xml:space="preserve"> 2.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페노타이핑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3.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(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)</w:t>
      </w:r>
    </w:p>
    <w:p w14:paraId="62301F49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일정</w:t>
      </w:r>
      <w:r>
        <w:rPr>
          <w:lang w:eastAsia="ko-KR"/>
        </w:rPr>
        <w:t xml:space="preserve">: - 2025.6: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계획서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- 2025.7: IRB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(2-4</w:t>
      </w:r>
      <w:r>
        <w:rPr>
          <w:lang w:eastAsia="ko-KR"/>
        </w:rPr>
        <w:t>주</w:t>
      </w:r>
      <w:r>
        <w:rPr>
          <w:lang w:eastAsia="ko-KR"/>
        </w:rPr>
        <w:t xml:space="preserve">) - 2025.8: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</w:p>
    <w:p w14:paraId="6B2D1081" w14:textId="77777777" w:rsidR="0086121F" w:rsidRDefault="00C328A1">
      <w:pPr>
        <w:pStyle w:val="BodyText"/>
        <w:rPr>
          <w:lang w:eastAsia="ko-KR"/>
        </w:rPr>
      </w:pPr>
      <w:r>
        <w:rPr>
          <w:b/>
          <w:bCs/>
          <w:lang w:eastAsia="ko-KR"/>
        </w:rPr>
        <w:t>보호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조치</w:t>
      </w:r>
      <w:r>
        <w:rPr>
          <w:lang w:eastAsia="ko-KR"/>
        </w:rPr>
        <w:t xml:space="preserve">: - </w:t>
      </w:r>
      <w:r>
        <w:rPr>
          <w:lang w:eastAsia="ko-KR"/>
        </w:rPr>
        <w:t>자발적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, </w:t>
      </w:r>
      <w:r>
        <w:rPr>
          <w:lang w:eastAsia="ko-KR"/>
        </w:rPr>
        <w:t>서면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- </w:t>
      </w:r>
      <w:r>
        <w:rPr>
          <w:lang w:eastAsia="ko-KR"/>
        </w:rPr>
        <w:t>익명화</w:t>
      </w:r>
      <w:r>
        <w:rPr>
          <w:lang w:eastAsia="ko-KR"/>
        </w:rPr>
        <w:t xml:space="preserve">, </w:t>
      </w:r>
      <w:r>
        <w:rPr>
          <w:lang w:eastAsia="ko-KR"/>
        </w:rPr>
        <w:t>코드화</w:t>
      </w:r>
      <w:r>
        <w:rPr>
          <w:lang w:eastAsia="ko-KR"/>
        </w:rPr>
        <w:t xml:space="preserve"> - </w:t>
      </w:r>
      <w:r>
        <w:rPr>
          <w:lang w:eastAsia="ko-KR"/>
        </w:rPr>
        <w:t>암호화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,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- </w:t>
      </w:r>
      <w:r>
        <w:rPr>
          <w:lang w:eastAsia="ko-KR"/>
        </w:rPr>
        <w:t>철회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  <w:r>
        <w:rPr>
          <w:lang w:eastAsia="ko-KR"/>
        </w:rPr>
        <w:t xml:space="preserve">, </w:t>
      </w:r>
      <w:r>
        <w:rPr>
          <w:lang w:eastAsia="ko-KR"/>
        </w:rPr>
        <w:t>미성년자</w:t>
      </w:r>
      <w:r>
        <w:rPr>
          <w:lang w:eastAsia="ko-KR"/>
        </w:rPr>
        <w:t xml:space="preserve"> </w:t>
      </w:r>
      <w:r>
        <w:rPr>
          <w:lang w:eastAsia="ko-KR"/>
        </w:rPr>
        <w:t>부모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</w:p>
    <w:p w14:paraId="3ADF0EAA" w14:textId="77777777" w:rsidR="0086121F" w:rsidRDefault="00C328A1">
      <w:pPr>
        <w:pStyle w:val="Heading3"/>
      </w:pPr>
      <w:bookmarkStart w:id="165" w:name="나.-학생-심리적-안전"/>
      <w:bookmarkEnd w:id="164"/>
      <w:r>
        <w:t>나</w:t>
      </w:r>
      <w:r>
        <w:t xml:space="preserve">. </w:t>
      </w:r>
      <w:r>
        <w:t>학생</w:t>
      </w:r>
      <w:r>
        <w:t xml:space="preserve"> </w:t>
      </w:r>
      <w:r>
        <w:t>심리적</w:t>
      </w:r>
      <w:r>
        <w:t xml:space="preserve"> </w:t>
      </w:r>
      <w:r>
        <w:t>안전</w:t>
      </w:r>
    </w:p>
    <w:p w14:paraId="1A425585" w14:textId="77777777" w:rsidR="0086121F" w:rsidRDefault="00C328A1">
      <w:pPr>
        <w:pStyle w:val="Compact"/>
        <w:numPr>
          <w:ilvl w:val="0"/>
          <w:numId w:val="65"/>
        </w:numPr>
        <w:rPr>
          <w:lang w:eastAsia="ko-KR"/>
        </w:rPr>
      </w:pPr>
      <w:r>
        <w:rPr>
          <w:b/>
          <w:bCs/>
          <w:lang w:eastAsia="ko-KR"/>
        </w:rPr>
        <w:t>트리거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워닝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수업</w:t>
      </w:r>
      <w:r>
        <w:rPr>
          <w:lang w:eastAsia="ko-KR"/>
        </w:rPr>
        <w:t xml:space="preserve"> +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p w14:paraId="7DD786E9" w14:textId="77777777" w:rsidR="0086121F" w:rsidRDefault="00C328A1">
      <w:pPr>
        <w:pStyle w:val="Compact"/>
        <w:numPr>
          <w:ilvl w:val="0"/>
          <w:numId w:val="65"/>
        </w:numPr>
        <w:rPr>
          <w:lang w:eastAsia="ko-KR"/>
        </w:rPr>
      </w:pPr>
      <w:r>
        <w:rPr>
          <w:b/>
          <w:bCs/>
          <w:lang w:eastAsia="ko-KR"/>
        </w:rPr>
        <w:t>상담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연계</w:t>
      </w:r>
      <w:r>
        <w:rPr>
          <w:lang w:eastAsia="ko-KR"/>
        </w:rPr>
        <w:t xml:space="preserve">: </w:t>
      </w:r>
      <w:r>
        <w:rPr>
          <w:lang w:eastAsia="ko-KR"/>
        </w:rPr>
        <w:t>대학생활문화원</w:t>
      </w:r>
      <w:r>
        <w:rPr>
          <w:lang w:eastAsia="ko-KR"/>
        </w:rPr>
        <w:t xml:space="preserve"> </w:t>
      </w:r>
      <w:r>
        <w:rPr>
          <w:lang w:eastAsia="ko-KR"/>
        </w:rPr>
        <w:t>연락처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505F904E" w14:textId="77777777" w:rsidR="0086121F" w:rsidRDefault="00C328A1">
      <w:pPr>
        <w:pStyle w:val="Compact"/>
        <w:numPr>
          <w:ilvl w:val="0"/>
          <w:numId w:val="65"/>
        </w:numPr>
        <w:rPr>
          <w:lang w:eastAsia="ko-KR"/>
        </w:rPr>
      </w:pPr>
      <w:proofErr w:type="spellStart"/>
      <w:r>
        <w:rPr>
          <w:b/>
          <w:bCs/>
          <w:lang w:eastAsia="ko-KR"/>
        </w:rPr>
        <w:t>디브리핑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방문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(2</w:t>
      </w:r>
      <w:r>
        <w:rPr>
          <w:lang w:eastAsia="ko-KR"/>
        </w:rPr>
        <w:t>시간</w:t>
      </w:r>
      <w:r>
        <w:rPr>
          <w:lang w:eastAsia="ko-KR"/>
        </w:rPr>
        <w:t>)</w:t>
      </w:r>
    </w:p>
    <w:p w14:paraId="7D2FDD52" w14:textId="77777777" w:rsidR="0086121F" w:rsidRDefault="00C328A1">
      <w:pPr>
        <w:pStyle w:val="Compact"/>
        <w:numPr>
          <w:ilvl w:val="0"/>
          <w:numId w:val="65"/>
        </w:numPr>
      </w:pPr>
      <w:proofErr w:type="spellStart"/>
      <w:r>
        <w:rPr>
          <w:b/>
          <w:bCs/>
        </w:rPr>
        <w:t>익명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피드백</w:t>
      </w:r>
      <w:proofErr w:type="spellEnd"/>
      <w:r>
        <w:t xml:space="preserve">: </w:t>
      </w:r>
      <w:proofErr w:type="spellStart"/>
      <w:r>
        <w:t>매주</w:t>
      </w:r>
      <w:proofErr w:type="spellEnd"/>
      <w:r>
        <w:t xml:space="preserve"> Google Form</w:t>
      </w:r>
    </w:p>
    <w:p w14:paraId="304A7C97" w14:textId="77777777" w:rsidR="0086121F" w:rsidRDefault="00C328A1">
      <w:pPr>
        <w:pStyle w:val="Heading3"/>
      </w:pPr>
      <w:bookmarkStart w:id="166" w:name="다.-ai-윤리"/>
      <w:bookmarkEnd w:id="165"/>
      <w:r>
        <w:t>다</w:t>
      </w:r>
      <w:r>
        <w:t xml:space="preserve">. AI </w:t>
      </w:r>
      <w:r>
        <w:t>윤리</w:t>
      </w:r>
    </w:p>
    <w:p w14:paraId="349A729D" w14:textId="77777777" w:rsidR="0086121F" w:rsidRDefault="00C328A1">
      <w:pPr>
        <w:pStyle w:val="Compact"/>
        <w:numPr>
          <w:ilvl w:val="0"/>
          <w:numId w:val="66"/>
        </w:numPr>
      </w:pPr>
      <w:r>
        <w:t>데이터</w:t>
      </w:r>
      <w:r>
        <w:t xml:space="preserve"> </w:t>
      </w:r>
      <w:r>
        <w:t>프라이버시</w:t>
      </w:r>
    </w:p>
    <w:p w14:paraId="242BCEFF" w14:textId="77777777" w:rsidR="0086121F" w:rsidRDefault="00C328A1">
      <w:pPr>
        <w:pStyle w:val="Compact"/>
        <w:numPr>
          <w:ilvl w:val="0"/>
          <w:numId w:val="66"/>
        </w:numPr>
      </w:pPr>
      <w:r>
        <w:t xml:space="preserve">LLM </w:t>
      </w:r>
      <w:r>
        <w:t>편향</w:t>
      </w:r>
      <w:r>
        <w:t xml:space="preserve"> </w:t>
      </w:r>
      <w:r>
        <w:t>인식</w:t>
      </w:r>
    </w:p>
    <w:p w14:paraId="3FB0DDEF" w14:textId="77777777" w:rsidR="0086121F" w:rsidRDefault="00C328A1">
      <w:pPr>
        <w:pStyle w:val="Compact"/>
        <w:numPr>
          <w:ilvl w:val="0"/>
          <w:numId w:val="66"/>
        </w:numPr>
        <w:rPr>
          <w:lang w:eastAsia="ko-KR"/>
        </w:rPr>
      </w:pPr>
      <w:r>
        <w:rPr>
          <w:lang w:eastAsia="ko-KR"/>
        </w:rPr>
        <w:t>투명성</w:t>
      </w:r>
      <w:r>
        <w:rPr>
          <w:lang w:eastAsia="ko-KR"/>
        </w:rPr>
        <w:t xml:space="preserve"> (AI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>)</w:t>
      </w:r>
    </w:p>
    <w:p w14:paraId="7F3EF6BB" w14:textId="77777777" w:rsidR="0086121F" w:rsidRDefault="00C328A1">
      <w:pPr>
        <w:pStyle w:val="Compact"/>
        <w:numPr>
          <w:ilvl w:val="0"/>
          <w:numId w:val="66"/>
        </w:numPr>
        <w:rPr>
          <w:lang w:eastAsia="ko-KR"/>
        </w:rPr>
      </w:pP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(</w:t>
      </w:r>
      <w:r>
        <w:rPr>
          <w:lang w:eastAsia="ko-KR"/>
        </w:rPr>
        <w:t>오진</w:t>
      </w:r>
      <w:r>
        <w:rPr>
          <w:lang w:eastAsia="ko-KR"/>
        </w:rPr>
        <w:t xml:space="preserve">, 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>)</w:t>
      </w:r>
    </w:p>
    <w:p w14:paraId="2D8C6D21" w14:textId="77777777" w:rsidR="0086121F" w:rsidRDefault="00C328A1">
      <w:pPr>
        <w:pStyle w:val="Compact"/>
        <w:numPr>
          <w:ilvl w:val="0"/>
          <w:numId w:val="66"/>
        </w:numPr>
      </w:pPr>
      <w:r>
        <w:t xml:space="preserve">Week 12 </w:t>
      </w:r>
      <w:proofErr w:type="spellStart"/>
      <w:r>
        <w:t>케이스</w:t>
      </w:r>
      <w:proofErr w:type="spellEnd"/>
      <w:r>
        <w:t xml:space="preserve"> </w:t>
      </w:r>
      <w:proofErr w:type="spellStart"/>
      <w:r>
        <w:t>스터디</w:t>
      </w:r>
      <w:proofErr w:type="spellEnd"/>
    </w:p>
    <w:p w14:paraId="7F4354F0" w14:textId="77777777" w:rsidR="0086121F" w:rsidRDefault="00C328A1">
      <w:r>
        <w:rPr>
          <w:noProof/>
        </w:rPr>
      </w:r>
      <w:r w:rsidR="00C328A1">
        <w:rPr>
          <w:noProof/>
        </w:rPr>
        <w:pict w14:anchorId="58BAF894">
          <v:rect id="_x0000_i1039" alt="" style="width:468pt;height:.05pt;mso-width-percent:0;mso-height-percent:0;mso-width-percent:0;mso-height-percent:0" o:hralign="center" o:hrstd="t" o:hr="t"/>
        </w:pict>
      </w:r>
    </w:p>
    <w:p w14:paraId="551E861B" w14:textId="77777777" w:rsidR="0086121F" w:rsidRDefault="00C328A1">
      <w:pPr>
        <w:pStyle w:val="Heading2"/>
        <w:rPr>
          <w:lang w:eastAsia="ko-KR"/>
        </w:rPr>
      </w:pPr>
      <w:bookmarkStart w:id="167" w:name="참고문헌"/>
      <w:bookmarkEnd w:id="163"/>
      <w:bookmarkEnd w:id="166"/>
      <w:r>
        <w:rPr>
          <w:lang w:eastAsia="ko-KR"/>
        </w:rPr>
        <w:lastRenderedPageBreak/>
        <w:t xml:space="preserve">13. </w:t>
      </w:r>
      <w:r>
        <w:rPr>
          <w:lang w:eastAsia="ko-KR"/>
        </w:rPr>
        <w:t>참고문헌</w:t>
      </w:r>
    </w:p>
    <w:p w14:paraId="0F0B8A82" w14:textId="77777777" w:rsidR="0086121F" w:rsidRDefault="00C328A1">
      <w:pPr>
        <w:pStyle w:val="Heading3"/>
        <w:rPr>
          <w:lang w:eastAsia="ko-KR"/>
        </w:rPr>
      </w:pPr>
      <w:bookmarkStart w:id="168" w:name="가.-청소년-정신건강-국제-연구"/>
      <w:r>
        <w:rPr>
          <w:lang w:eastAsia="ko-KR"/>
        </w:rPr>
        <w:t>가</w:t>
      </w:r>
      <w:r>
        <w:rPr>
          <w:lang w:eastAsia="ko-KR"/>
        </w:rPr>
        <w:t xml:space="preserve">.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정신건강</w:t>
      </w:r>
      <w:r>
        <w:rPr>
          <w:lang w:eastAsia="ko-KR"/>
        </w:rPr>
        <w:t xml:space="preserve">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48CD68C1" w14:textId="77777777" w:rsidR="0086121F" w:rsidRDefault="00C328A1">
      <w:pPr>
        <w:pStyle w:val="Compact"/>
        <w:numPr>
          <w:ilvl w:val="0"/>
          <w:numId w:val="67"/>
        </w:numPr>
      </w:pPr>
      <w:r>
        <w:t xml:space="preserve">Lancet Commission on Youth Mental Health (2024). </w:t>
      </w:r>
      <w:r>
        <w:rPr>
          <w:i/>
          <w:iCs/>
        </w:rPr>
        <w:t>The Lancet</w:t>
      </w:r>
      <w:r>
        <w:t>.</w:t>
      </w:r>
    </w:p>
    <w:p w14:paraId="0B38918D" w14:textId="77777777" w:rsidR="0086121F" w:rsidRDefault="00C328A1">
      <w:pPr>
        <w:pStyle w:val="Compact"/>
        <w:numPr>
          <w:ilvl w:val="0"/>
          <w:numId w:val="67"/>
        </w:numPr>
      </w:pPr>
      <w:r>
        <w:t xml:space="preserve">Gruebner, O., et al. (2024). “Mental health-informed urban design.” </w:t>
      </w:r>
      <w:r>
        <w:rPr>
          <w:i/>
          <w:iCs/>
        </w:rPr>
        <w:t>Nature Cities</w:t>
      </w:r>
      <w:r>
        <w:t>, 1, 234-247.</w:t>
      </w:r>
    </w:p>
    <w:p w14:paraId="1434951C" w14:textId="77777777" w:rsidR="0086121F" w:rsidRDefault="00C328A1">
      <w:pPr>
        <w:pStyle w:val="Compact"/>
        <w:numPr>
          <w:ilvl w:val="0"/>
          <w:numId w:val="67"/>
        </w:numPr>
      </w:pPr>
      <w:r>
        <w:t xml:space="preserve">Casey, B. J., et al. (2019). “The ABCD study.” </w:t>
      </w:r>
      <w:r>
        <w:rPr>
          <w:i/>
          <w:iCs/>
        </w:rPr>
        <w:t>Developmental Cognitive Neuroscience</w:t>
      </w:r>
      <w:r>
        <w:t>, 32, 43-54.</w:t>
      </w:r>
    </w:p>
    <w:p w14:paraId="40490034" w14:textId="77777777" w:rsidR="0086121F" w:rsidRDefault="00C328A1">
      <w:pPr>
        <w:pStyle w:val="Heading3"/>
      </w:pPr>
      <w:bookmarkStart w:id="169" w:name="나.-뇌과학-및-신경영상"/>
      <w:bookmarkEnd w:id="168"/>
      <w:r>
        <w:t>나</w:t>
      </w:r>
      <w:r>
        <w:t xml:space="preserve">. </w:t>
      </w:r>
      <w:r>
        <w:t>뇌과학</w:t>
      </w:r>
      <w:r>
        <w:t xml:space="preserve"> </w:t>
      </w:r>
      <w:r>
        <w:t>및</w:t>
      </w:r>
      <w:r>
        <w:t xml:space="preserve"> </w:t>
      </w:r>
      <w:r>
        <w:t>신경영상</w:t>
      </w:r>
    </w:p>
    <w:p w14:paraId="4B99AB19" w14:textId="77777777" w:rsidR="0086121F" w:rsidRDefault="00C328A1">
      <w:pPr>
        <w:pStyle w:val="Compact"/>
        <w:numPr>
          <w:ilvl w:val="0"/>
          <w:numId w:val="68"/>
        </w:numPr>
      </w:pPr>
      <w:r>
        <w:t xml:space="preserve">Cha, J., et al. (2023). “SwiFT: Swin 4D fMRI Transformer.” </w:t>
      </w:r>
      <w:r>
        <w:rPr>
          <w:i/>
          <w:iCs/>
        </w:rPr>
        <w:t>NeurIPS</w:t>
      </w:r>
      <w:r>
        <w:t>, 36.</w:t>
      </w:r>
    </w:p>
    <w:p w14:paraId="6145C09C" w14:textId="77777777" w:rsidR="0086121F" w:rsidRDefault="00C328A1">
      <w:pPr>
        <w:pStyle w:val="Compact"/>
        <w:numPr>
          <w:ilvl w:val="0"/>
          <w:numId w:val="68"/>
        </w:numPr>
      </w:pPr>
      <w:r>
        <w:t xml:space="preserve">Cha, J., et al. (2024). “MRI signatures of OCD.” </w:t>
      </w:r>
      <w:r>
        <w:rPr>
          <w:i/>
          <w:iCs/>
        </w:rPr>
        <w:t>Molecular Psychiatry</w:t>
      </w:r>
      <w:r>
        <w:t>.</w:t>
      </w:r>
    </w:p>
    <w:p w14:paraId="4BFB1B67" w14:textId="77777777" w:rsidR="0086121F" w:rsidRDefault="00C328A1">
      <w:pPr>
        <w:pStyle w:val="Compact"/>
        <w:numPr>
          <w:ilvl w:val="0"/>
          <w:numId w:val="68"/>
        </w:numPr>
      </w:pPr>
      <w:r>
        <w:t xml:space="preserve">Whittle, P., et al. (2025). “Subcortical brain structures.” </w:t>
      </w:r>
      <w:r>
        <w:rPr>
          <w:i/>
          <w:iCs/>
        </w:rPr>
        <w:t>Nature Communications</w:t>
      </w:r>
      <w:r>
        <w:t>, 16, 123.</w:t>
      </w:r>
    </w:p>
    <w:p w14:paraId="7B572C7C" w14:textId="77777777" w:rsidR="0086121F" w:rsidRDefault="00C328A1">
      <w:pPr>
        <w:pStyle w:val="Compact"/>
        <w:numPr>
          <w:ilvl w:val="0"/>
          <w:numId w:val="68"/>
        </w:numPr>
      </w:pPr>
      <w:r>
        <w:t xml:space="preserve">Insel, T. R. (2017). “Digital phenotyping.” </w:t>
      </w:r>
      <w:r>
        <w:rPr>
          <w:i/>
          <w:iCs/>
        </w:rPr>
        <w:t>JAMA</w:t>
      </w:r>
      <w:r>
        <w:t>, 318(13), 1215-1216.</w:t>
      </w:r>
    </w:p>
    <w:p w14:paraId="5A528ABB" w14:textId="77777777" w:rsidR="0086121F" w:rsidRDefault="00C328A1">
      <w:pPr>
        <w:pStyle w:val="Heading3"/>
        <w:rPr>
          <w:lang w:eastAsia="ko-KR"/>
        </w:rPr>
      </w:pPr>
      <w:bookmarkStart w:id="170" w:name="다.-발달심리학-및-개입-과학"/>
      <w:bookmarkEnd w:id="169"/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발달심리학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과학</w:t>
      </w:r>
    </w:p>
    <w:p w14:paraId="2BA1012D" w14:textId="77777777" w:rsidR="0086121F" w:rsidRDefault="00C328A1">
      <w:pPr>
        <w:pStyle w:val="Compact"/>
        <w:numPr>
          <w:ilvl w:val="0"/>
          <w:numId w:val="69"/>
        </w:numPr>
      </w:pPr>
      <w:r>
        <w:rPr>
          <w:b/>
          <w:bCs/>
        </w:rPr>
        <w:t>Walton, G. M., &amp; Crum, A. J. (Eds.) (2022)</w:t>
      </w:r>
      <w:r>
        <w:t xml:space="preserve">. </w:t>
      </w:r>
      <w:r>
        <w:rPr>
          <w:i/>
          <w:iCs/>
        </w:rPr>
        <w:t>Handbook of wise interventions: How social psychology can help people change</w:t>
      </w:r>
      <w:r>
        <w:t>. Guilford Press.</w:t>
      </w:r>
    </w:p>
    <w:p w14:paraId="5AB6DBA3" w14:textId="77777777" w:rsidR="0086121F" w:rsidRDefault="00C328A1">
      <w:pPr>
        <w:pStyle w:val="Compact"/>
        <w:numPr>
          <w:ilvl w:val="1"/>
          <w:numId w:val="70"/>
        </w:numPr>
        <w:rPr>
          <w:lang w:eastAsia="ko-KR"/>
        </w:rPr>
      </w:pPr>
      <w:r>
        <w:rPr>
          <w:b/>
          <w:bCs/>
          <w:lang w:eastAsia="ko-KR"/>
        </w:rPr>
        <w:t>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참고문헌</w:t>
      </w:r>
      <w:r>
        <w:rPr>
          <w:lang w:eastAsia="ko-KR"/>
        </w:rPr>
        <w:t xml:space="preserve">: </w:t>
      </w:r>
      <w:r>
        <w:rPr>
          <w:lang w:eastAsia="ko-KR"/>
        </w:rPr>
        <w:t>사회심리학적</w:t>
      </w:r>
      <w:r>
        <w:rPr>
          <w:lang w:eastAsia="ko-KR"/>
        </w:rPr>
        <w:t xml:space="preserve"> </w:t>
      </w:r>
      <w:r>
        <w:rPr>
          <w:lang w:eastAsia="ko-KR"/>
        </w:rPr>
        <w:t>개입의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</w:p>
    <w:p w14:paraId="3414D036" w14:textId="77777777" w:rsidR="0086121F" w:rsidRDefault="00C328A1">
      <w:pPr>
        <w:pStyle w:val="Compact"/>
        <w:numPr>
          <w:ilvl w:val="0"/>
          <w:numId w:val="69"/>
        </w:numPr>
      </w:pPr>
      <w:r>
        <w:rPr>
          <w:b/>
          <w:bCs/>
        </w:rPr>
        <w:t>Wilson, T. D. (2011)</w:t>
      </w:r>
      <w:r>
        <w:t xml:space="preserve">. </w:t>
      </w:r>
      <w:r>
        <w:rPr>
          <w:i/>
          <w:iCs/>
        </w:rPr>
        <w:t>Redirect: The surprising new science of psychological change</w:t>
      </w:r>
      <w:r>
        <w:t>. Little Brown/Hachette Book Group.</w:t>
      </w:r>
    </w:p>
    <w:p w14:paraId="1D8472D9" w14:textId="77777777" w:rsidR="0086121F" w:rsidRDefault="00C328A1">
      <w:pPr>
        <w:pStyle w:val="Compact"/>
        <w:numPr>
          <w:ilvl w:val="1"/>
          <w:numId w:val="71"/>
        </w:numPr>
        <w:rPr>
          <w:lang w:eastAsia="ko-KR"/>
        </w:rPr>
      </w:pPr>
      <w:r>
        <w:rPr>
          <w:lang w:eastAsia="ko-KR"/>
        </w:rPr>
        <w:t>심리적</w:t>
      </w:r>
      <w:r>
        <w:rPr>
          <w:lang w:eastAsia="ko-KR"/>
        </w:rPr>
        <w:t xml:space="preserve"> </w:t>
      </w:r>
      <w:r>
        <w:rPr>
          <w:lang w:eastAsia="ko-KR"/>
        </w:rPr>
        <w:t>변화와</w:t>
      </w:r>
      <w:r>
        <w:rPr>
          <w:lang w:eastAsia="ko-KR"/>
        </w:rPr>
        <w:t xml:space="preserve"> </w:t>
      </w:r>
      <w:r>
        <w:rPr>
          <w:lang w:eastAsia="ko-KR"/>
        </w:rPr>
        <w:t>서사</w:t>
      </w:r>
      <w:r>
        <w:rPr>
          <w:lang w:eastAsia="ko-KR"/>
        </w:rPr>
        <w:t xml:space="preserve"> </w:t>
      </w:r>
      <w:r>
        <w:rPr>
          <w:lang w:eastAsia="ko-KR"/>
        </w:rPr>
        <w:t>재구성</w:t>
      </w:r>
    </w:p>
    <w:p w14:paraId="7D36B064" w14:textId="77777777" w:rsidR="0086121F" w:rsidRDefault="00C328A1">
      <w:pPr>
        <w:pStyle w:val="Compact"/>
        <w:numPr>
          <w:ilvl w:val="0"/>
          <w:numId w:val="69"/>
        </w:numPr>
      </w:pPr>
      <w:r>
        <w:t xml:space="preserve">Yeager, D. S., Bryan, C. J., Gross, J. J., Murray, J. S., Krettek Cobb, D., Santos, P. H. F., Gravelding, H., Johnson, M., &amp; Lee, H. Y. (2022). A synergistic mindsets intervention protects adolescents from stress. </w:t>
      </w:r>
      <w:r>
        <w:rPr>
          <w:i/>
          <w:iCs/>
        </w:rPr>
        <w:t>Nature</w:t>
      </w:r>
      <w:r>
        <w:t>, 607, 512-520. https://doi.org/10.1038/s41586-022-04907-7</w:t>
      </w:r>
    </w:p>
    <w:p w14:paraId="3619EA0F" w14:textId="77777777" w:rsidR="0086121F" w:rsidRDefault="00C328A1">
      <w:pPr>
        <w:pStyle w:val="Compact"/>
        <w:numPr>
          <w:ilvl w:val="0"/>
          <w:numId w:val="69"/>
        </w:numPr>
      </w:pPr>
      <w:r>
        <w:t xml:space="preserve">Yeager, D. S., et al. (2019). “National experiment on growth mindset.” </w:t>
      </w:r>
      <w:r>
        <w:rPr>
          <w:i/>
          <w:iCs/>
        </w:rPr>
        <w:t>Nature</w:t>
      </w:r>
      <w:r>
        <w:t>, 573, 364-369.</w:t>
      </w:r>
    </w:p>
    <w:p w14:paraId="1B351359" w14:textId="77777777" w:rsidR="0086121F" w:rsidRDefault="00C328A1">
      <w:pPr>
        <w:pStyle w:val="Compact"/>
        <w:numPr>
          <w:ilvl w:val="0"/>
          <w:numId w:val="69"/>
        </w:numPr>
      </w:pPr>
      <w:r>
        <w:rPr>
          <w:b/>
          <w:bCs/>
        </w:rPr>
        <w:t>Yeager, D. S., Romero, C., Paunesku, D., Hulleman, C. S., Schneider, B., et al. (2016)</w:t>
      </w:r>
      <w:r>
        <w:t xml:space="preserve">. Using design thinking to improve psychological interventions: The case of the growth mindset during the transition to high school. </w:t>
      </w:r>
      <w:r>
        <w:rPr>
          <w:i/>
          <w:iCs/>
        </w:rPr>
        <w:t>Journal of Educational Psychology</w:t>
      </w:r>
      <w:r>
        <w:t>, 108(3), 374-391.</w:t>
      </w:r>
    </w:p>
    <w:p w14:paraId="5E340543" w14:textId="77777777" w:rsidR="0086121F" w:rsidRDefault="00C328A1">
      <w:pPr>
        <w:pStyle w:val="Compact"/>
        <w:numPr>
          <w:ilvl w:val="1"/>
          <w:numId w:val="72"/>
        </w:numPr>
      </w:pPr>
      <w:r>
        <w:rPr>
          <w:b/>
          <w:bCs/>
        </w:rPr>
        <w:t>디자인</w:t>
      </w:r>
      <w:r>
        <w:rPr>
          <w:b/>
          <w:bCs/>
        </w:rPr>
        <w:t xml:space="preserve"> </w:t>
      </w:r>
      <w:r>
        <w:rPr>
          <w:b/>
          <w:bCs/>
        </w:rPr>
        <w:t>씽킹</w:t>
      </w:r>
      <w:r>
        <w:rPr>
          <w:b/>
          <w:bCs/>
        </w:rPr>
        <w:t xml:space="preserve"> </w:t>
      </w:r>
      <w:r>
        <w:rPr>
          <w:b/>
          <w:bCs/>
        </w:rPr>
        <w:t>방법론</w:t>
      </w:r>
      <w:r>
        <w:t xml:space="preserve"> </w:t>
      </w:r>
      <w:r>
        <w:t>적용</w:t>
      </w:r>
    </w:p>
    <w:p w14:paraId="0CBAC392" w14:textId="77777777" w:rsidR="0086121F" w:rsidRDefault="00C328A1">
      <w:pPr>
        <w:pStyle w:val="Compact"/>
        <w:numPr>
          <w:ilvl w:val="0"/>
          <w:numId w:val="69"/>
        </w:numPr>
      </w:pPr>
      <w:r>
        <w:t xml:space="preserve">McAdams, D. P. (2001). “Psychology of life stories.” </w:t>
      </w:r>
      <w:r>
        <w:rPr>
          <w:i/>
          <w:iCs/>
        </w:rPr>
        <w:t>Review of General Psychology</w:t>
      </w:r>
      <w:r>
        <w:t>, 5(2), 100-122.</w:t>
      </w:r>
    </w:p>
    <w:p w14:paraId="73ED5E8D" w14:textId="77777777" w:rsidR="0086121F" w:rsidRDefault="00C328A1">
      <w:pPr>
        <w:pStyle w:val="Heading3"/>
      </w:pPr>
      <w:bookmarkStart w:id="171" w:name="라.-언어학-및-인지과학"/>
      <w:bookmarkEnd w:id="170"/>
      <w:r>
        <w:lastRenderedPageBreak/>
        <w:t>라</w:t>
      </w:r>
      <w:r>
        <w:t xml:space="preserve">. </w:t>
      </w:r>
      <w:r>
        <w:t>언어학</w:t>
      </w:r>
      <w:r>
        <w:t xml:space="preserve"> </w:t>
      </w:r>
      <w:r>
        <w:t>및</w:t>
      </w:r>
      <w:r>
        <w:t xml:space="preserve"> </w:t>
      </w:r>
      <w:r>
        <w:t>인지과학</w:t>
      </w:r>
    </w:p>
    <w:p w14:paraId="74512EFF" w14:textId="77777777" w:rsidR="0086121F" w:rsidRDefault="00C328A1">
      <w:pPr>
        <w:pStyle w:val="Compact"/>
        <w:numPr>
          <w:ilvl w:val="0"/>
          <w:numId w:val="73"/>
        </w:numPr>
      </w:pPr>
      <w:r>
        <w:t xml:space="preserve">Jeon, H.-A. (2014). “Hierarchical processing in the prefrontal cortex in a variety of cognitive domains.” </w:t>
      </w:r>
      <w:r>
        <w:rPr>
          <w:i/>
          <w:iCs/>
        </w:rPr>
        <w:t>Frontiers in Systems Neuroscience</w:t>
      </w:r>
      <w:r>
        <w:t>, 8, 223.</w:t>
      </w:r>
    </w:p>
    <w:p w14:paraId="6984DC81" w14:textId="77777777" w:rsidR="0086121F" w:rsidRDefault="00C328A1">
      <w:pPr>
        <w:pStyle w:val="Compact"/>
        <w:numPr>
          <w:ilvl w:val="0"/>
          <w:numId w:val="73"/>
        </w:numPr>
      </w:pPr>
      <w:r>
        <w:t xml:space="preserve">Jeon, H.-A., &amp; Friederici, A. D. (2017). “What does ‘being an expert’ mean to the brain? Functional specificity and connectivity in expertise.” </w:t>
      </w:r>
      <w:r>
        <w:rPr>
          <w:i/>
          <w:iCs/>
        </w:rPr>
        <w:t>Cerebral Cortex</w:t>
      </w:r>
      <w:r>
        <w:t>, 27(10), 5603-5615.</w:t>
      </w:r>
    </w:p>
    <w:p w14:paraId="290C220C" w14:textId="77777777" w:rsidR="0086121F" w:rsidRDefault="00C328A1">
      <w:pPr>
        <w:pStyle w:val="Heading3"/>
        <w:rPr>
          <w:lang w:eastAsia="ko-KR"/>
        </w:rPr>
      </w:pPr>
      <w:bookmarkStart w:id="172" w:name="마.-ai-및-디지털-정신건강"/>
      <w:bookmarkEnd w:id="171"/>
      <w:r>
        <w:rPr>
          <w:lang w:eastAsia="ko-KR"/>
        </w:rPr>
        <w:t>마</w:t>
      </w:r>
      <w:r>
        <w:rPr>
          <w:lang w:eastAsia="ko-KR"/>
        </w:rPr>
        <w:t xml:space="preserve">. AI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정신건강</w:t>
      </w:r>
    </w:p>
    <w:p w14:paraId="5182F063" w14:textId="77777777" w:rsidR="0086121F" w:rsidRDefault="00C328A1">
      <w:pPr>
        <w:pStyle w:val="Compact"/>
        <w:numPr>
          <w:ilvl w:val="0"/>
          <w:numId w:val="74"/>
        </w:numPr>
      </w:pPr>
      <w:r>
        <w:t xml:space="preserve">Abd-Alrazaq, A., et al. (2021). “Chatbots for mental health.” </w:t>
      </w:r>
      <w:r>
        <w:rPr>
          <w:i/>
          <w:iCs/>
        </w:rPr>
        <w:t>JMIR</w:t>
      </w:r>
      <w:r>
        <w:t>, 23(7), e24722.</w:t>
      </w:r>
    </w:p>
    <w:p w14:paraId="274CF17D" w14:textId="77777777" w:rsidR="0086121F" w:rsidRDefault="00C328A1">
      <w:pPr>
        <w:pStyle w:val="Compact"/>
        <w:numPr>
          <w:ilvl w:val="0"/>
          <w:numId w:val="74"/>
        </w:numPr>
      </w:pPr>
      <w:r>
        <w:t xml:space="preserve">Guntuku, S. C., et al. (2023). “Language models for mental health.” </w:t>
      </w:r>
      <w:r>
        <w:rPr>
          <w:i/>
          <w:iCs/>
        </w:rPr>
        <w:t>Nature Medicine</w:t>
      </w:r>
      <w:r>
        <w:t>, 29, 1112-1120.</w:t>
      </w:r>
    </w:p>
    <w:p w14:paraId="4DD914FD" w14:textId="77777777" w:rsidR="0086121F" w:rsidRDefault="00C328A1">
      <w:pPr>
        <w:pStyle w:val="Compact"/>
        <w:numPr>
          <w:ilvl w:val="0"/>
          <w:numId w:val="74"/>
        </w:numPr>
      </w:pPr>
      <w:r>
        <w:t xml:space="preserve">Harrigian, K., et al. (2020). “Depression detection from social media.” </w:t>
      </w:r>
      <w:r>
        <w:rPr>
          <w:i/>
          <w:iCs/>
        </w:rPr>
        <w:t>CLPsych Workshop</w:t>
      </w:r>
      <w:r>
        <w:t>, 85-95.</w:t>
      </w:r>
    </w:p>
    <w:p w14:paraId="1C06F9D1" w14:textId="77777777" w:rsidR="0086121F" w:rsidRDefault="00C328A1">
      <w:r>
        <w:rPr>
          <w:noProof/>
        </w:rPr>
      </w:r>
      <w:r w:rsidR="00C328A1">
        <w:rPr>
          <w:noProof/>
        </w:rPr>
        <w:pict w14:anchorId="1BC9E909">
          <v:rect id="_x0000_i1040" alt="" style="width:468pt;height:.05pt;mso-width-percent:0;mso-height-percent:0;mso-width-percent:0;mso-height-percent:0" o:hralign="center" o:hrstd="t" o:hr="t"/>
        </w:pict>
      </w:r>
    </w:p>
    <w:p w14:paraId="52AA7A7A" w14:textId="77777777" w:rsidR="0086121F" w:rsidRDefault="00C328A1">
      <w:pPr>
        <w:pStyle w:val="Heading2"/>
        <w:rPr>
          <w:lang w:eastAsia="ko-KR"/>
        </w:rPr>
      </w:pPr>
      <w:bookmarkStart w:id="173" w:name="결론"/>
      <w:bookmarkEnd w:id="167"/>
      <w:bookmarkEnd w:id="172"/>
      <w:r>
        <w:rPr>
          <w:lang w:eastAsia="ko-KR"/>
        </w:rPr>
        <w:t xml:space="preserve">14. </w:t>
      </w:r>
      <w:r>
        <w:rPr>
          <w:lang w:eastAsia="ko-KR"/>
        </w:rPr>
        <w:t>결론</w:t>
      </w:r>
    </w:p>
    <w:p w14:paraId="712972F5" w14:textId="77777777" w:rsidR="0086121F" w:rsidRDefault="00C328A1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연구개발계획서는</w:t>
      </w:r>
      <w:r>
        <w:rPr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뇌과학</w:t>
      </w:r>
      <w:proofErr w:type="spellEnd"/>
      <w:r>
        <w:rPr>
          <w:b/>
          <w:bCs/>
          <w:lang w:eastAsia="ko-KR"/>
        </w:rPr>
        <w:t>-</w:t>
      </w:r>
      <w:r>
        <w:rPr>
          <w:b/>
          <w:bCs/>
          <w:lang w:eastAsia="ko-KR"/>
        </w:rPr>
        <w:t>발달심리학</w:t>
      </w:r>
      <w:r>
        <w:rPr>
          <w:b/>
          <w:bCs/>
          <w:lang w:eastAsia="ko-KR"/>
        </w:rPr>
        <w:t>-</w:t>
      </w:r>
      <w:r>
        <w:rPr>
          <w:b/>
          <w:bCs/>
          <w:lang w:eastAsia="ko-KR"/>
        </w:rPr>
        <w:t>언어인지과학의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삼각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융합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정신건강을</w:t>
      </w:r>
      <w:r>
        <w:rPr>
          <w:lang w:eastAsia="ko-KR"/>
        </w:rPr>
        <w:t xml:space="preserve"> </w:t>
      </w:r>
      <w:r>
        <w:rPr>
          <w:lang w:eastAsia="ko-KR"/>
        </w:rPr>
        <w:t>다층적으로</w:t>
      </w:r>
      <w:r>
        <w:rPr>
          <w:lang w:eastAsia="ko-KR"/>
        </w:rPr>
        <w:t xml:space="preserve"> </w:t>
      </w:r>
      <w:r>
        <w:rPr>
          <w:lang w:eastAsia="ko-KR"/>
        </w:rPr>
        <w:t>이해하는</w:t>
      </w:r>
      <w:r>
        <w:rPr>
          <w:lang w:eastAsia="ko-KR"/>
        </w:rPr>
        <w:t xml:space="preserve"> </w:t>
      </w:r>
      <w:r>
        <w:rPr>
          <w:lang w:eastAsia="ko-KR"/>
        </w:rPr>
        <w:t>혁신적</w:t>
      </w:r>
      <w:r>
        <w:rPr>
          <w:lang w:eastAsia="ko-KR"/>
        </w:rPr>
        <w:t xml:space="preserve"> </w:t>
      </w:r>
      <w:r>
        <w:rPr>
          <w:lang w:eastAsia="ko-KR"/>
        </w:rPr>
        <w:t>교과목을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</w:t>
      </w:r>
    </w:p>
    <w:p w14:paraId="5E2C1CA2" w14:textId="77777777" w:rsidR="0086121F" w:rsidRDefault="00C328A1">
      <w:pPr>
        <w:pStyle w:val="Heading3"/>
      </w:pPr>
      <w:bookmarkStart w:id="174" w:name="핵심-차별성"/>
      <w:proofErr w:type="spellStart"/>
      <w:r>
        <w:t>핵심</w:t>
      </w:r>
      <w:proofErr w:type="spellEnd"/>
      <w:r>
        <w:t xml:space="preserve"> </w:t>
      </w:r>
      <w:proofErr w:type="spellStart"/>
      <w:r>
        <w:t>차별성</w:t>
      </w:r>
      <w:proofErr w:type="spellEnd"/>
    </w:p>
    <w:p w14:paraId="5D5367D0" w14:textId="77777777" w:rsidR="0086121F" w:rsidRDefault="00C328A1">
      <w:pPr>
        <w:numPr>
          <w:ilvl w:val="0"/>
          <w:numId w:val="75"/>
        </w:numPr>
      </w:pPr>
      <w:r>
        <w:rPr>
          <w:b/>
          <w:bCs/>
        </w:rPr>
        <w:t>진정한</w:t>
      </w:r>
      <w:r>
        <w:rPr>
          <w:b/>
          <w:bCs/>
        </w:rPr>
        <w:t xml:space="preserve"> </w:t>
      </w:r>
      <w:r>
        <w:rPr>
          <w:b/>
          <w:bCs/>
        </w:rPr>
        <w:t>삼각</w:t>
      </w:r>
      <w:r>
        <w:rPr>
          <w:b/>
          <w:bCs/>
        </w:rPr>
        <w:t xml:space="preserve"> </w:t>
      </w:r>
      <w:r>
        <w:rPr>
          <w:b/>
          <w:bCs/>
        </w:rPr>
        <w:t>융합</w:t>
      </w:r>
      <w:r>
        <w:t>:</w:t>
      </w:r>
    </w:p>
    <w:p w14:paraId="63C28528" w14:textId="77777777" w:rsidR="0086121F" w:rsidRDefault="00C328A1">
      <w:pPr>
        <w:pStyle w:val="Compact"/>
        <w:numPr>
          <w:ilvl w:val="1"/>
          <w:numId w:val="76"/>
        </w:numPr>
        <w:rPr>
          <w:lang w:eastAsia="ko-KR"/>
        </w:rPr>
      </w:pPr>
      <w:r>
        <w:rPr>
          <w:lang w:eastAsia="ko-KR"/>
        </w:rPr>
        <w:t>차지욱</w:t>
      </w:r>
      <w:r>
        <w:rPr>
          <w:lang w:eastAsia="ko-KR"/>
        </w:rPr>
        <w:t xml:space="preserve"> (WHY - </w:t>
      </w:r>
      <w:r>
        <w:rPr>
          <w:lang w:eastAsia="ko-KR"/>
        </w:rPr>
        <w:t>신경생물학적</w:t>
      </w:r>
      <w:r>
        <w:rPr>
          <w:lang w:eastAsia="ko-KR"/>
        </w:rPr>
        <w:t xml:space="preserve"> </w:t>
      </w:r>
      <w:r>
        <w:rPr>
          <w:lang w:eastAsia="ko-KR"/>
        </w:rPr>
        <w:t>기전</w:t>
      </w:r>
      <w:r>
        <w:rPr>
          <w:lang w:eastAsia="ko-KR"/>
        </w:rPr>
        <w:t>)</w:t>
      </w:r>
    </w:p>
    <w:p w14:paraId="387B2D44" w14:textId="77777777" w:rsidR="0086121F" w:rsidRDefault="00C328A1">
      <w:pPr>
        <w:pStyle w:val="Compact"/>
        <w:numPr>
          <w:ilvl w:val="1"/>
          <w:numId w:val="76"/>
        </w:numPr>
      </w:pPr>
      <w:proofErr w:type="spellStart"/>
      <w:r>
        <w:t>이해연</w:t>
      </w:r>
      <w:proofErr w:type="spellEnd"/>
      <w:r>
        <w:t xml:space="preserve"> (WHEN/HOW - </w:t>
      </w:r>
      <w:proofErr w:type="spellStart"/>
      <w:r>
        <w:t>발달</w:t>
      </w:r>
      <w:proofErr w:type="spellEnd"/>
      <w:r>
        <w:t xml:space="preserve"> </w:t>
      </w:r>
      <w:proofErr w:type="spellStart"/>
      <w:r>
        <w:t>궤적</w:t>
      </w:r>
      <w:proofErr w:type="spellEnd"/>
      <w:r>
        <w:t>)</w:t>
      </w:r>
    </w:p>
    <w:p w14:paraId="68846C75" w14:textId="77777777" w:rsidR="0086121F" w:rsidRDefault="00C328A1">
      <w:pPr>
        <w:pStyle w:val="Compact"/>
        <w:numPr>
          <w:ilvl w:val="1"/>
          <w:numId w:val="76"/>
        </w:numPr>
        <w:rPr>
          <w:lang w:eastAsia="ko-KR"/>
        </w:rPr>
      </w:pPr>
      <w:proofErr w:type="spellStart"/>
      <w:r>
        <w:rPr>
          <w:lang w:eastAsia="ko-KR"/>
        </w:rPr>
        <w:t>전현애</w:t>
      </w:r>
      <w:proofErr w:type="spellEnd"/>
      <w:r>
        <w:rPr>
          <w:lang w:eastAsia="ko-KR"/>
        </w:rPr>
        <w:t xml:space="preserve"> (WHAT -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)</w:t>
      </w:r>
    </w:p>
    <w:p w14:paraId="3B41ADC7" w14:textId="77777777" w:rsidR="0086121F" w:rsidRDefault="00C328A1">
      <w:pPr>
        <w:pStyle w:val="Compact"/>
        <w:numPr>
          <w:ilvl w:val="1"/>
          <w:numId w:val="76"/>
        </w:numPr>
      </w:pPr>
      <w:r>
        <w:t xml:space="preserve">→ </w:t>
      </w:r>
      <w:proofErr w:type="spellStart"/>
      <w:r>
        <w:t>완결된</w:t>
      </w:r>
      <w:proofErr w:type="spellEnd"/>
      <w:r>
        <w:t xml:space="preserve"> </w:t>
      </w:r>
      <w:proofErr w:type="spellStart"/>
      <w:r>
        <w:t>통합</w:t>
      </w:r>
      <w:proofErr w:type="spellEnd"/>
      <w:r>
        <w:t xml:space="preserve"> </w:t>
      </w:r>
      <w:proofErr w:type="spellStart"/>
      <w:r>
        <w:t>모델</w:t>
      </w:r>
      <w:proofErr w:type="spellEnd"/>
    </w:p>
    <w:p w14:paraId="61B48CFF" w14:textId="77777777" w:rsidR="0086121F" w:rsidRDefault="00C328A1">
      <w:pPr>
        <w:numPr>
          <w:ilvl w:val="0"/>
          <w:numId w:val="75"/>
        </w:numPr>
        <w:rPr>
          <w:lang w:eastAsia="ko-KR"/>
        </w:rPr>
      </w:pPr>
      <w:proofErr w:type="spellStart"/>
      <w:r>
        <w:rPr>
          <w:b/>
          <w:bCs/>
          <w:lang w:eastAsia="ko-KR"/>
        </w:rPr>
        <w:t>협업적</w:t>
      </w:r>
      <w:proofErr w:type="spellEnd"/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팀티칭</w:t>
      </w:r>
      <w:proofErr w:type="spellEnd"/>
      <w:r>
        <w:rPr>
          <w:lang w:eastAsia="ko-KR"/>
        </w:rPr>
        <w:t>: 3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교수가</w:t>
      </w:r>
      <w:r>
        <w:rPr>
          <w:lang w:eastAsia="ko-KR"/>
        </w:rPr>
        <w:t xml:space="preserve"> </w:t>
      </w:r>
      <w:r>
        <w:rPr>
          <w:lang w:eastAsia="ko-KR"/>
        </w:rPr>
        <w:t>매주</w:t>
      </w:r>
      <w:r>
        <w:rPr>
          <w:lang w:eastAsia="ko-KR"/>
        </w:rPr>
        <w:t xml:space="preserve"> </w:t>
      </w:r>
      <w:r>
        <w:rPr>
          <w:lang w:eastAsia="ko-KR"/>
        </w:rPr>
        <w:t>공동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</w:p>
    <w:p w14:paraId="66920D71" w14:textId="77777777" w:rsidR="0086121F" w:rsidRDefault="00C328A1">
      <w:pPr>
        <w:numPr>
          <w:ilvl w:val="0"/>
          <w:numId w:val="75"/>
        </w:numPr>
        <w:rPr>
          <w:lang w:eastAsia="ko-KR"/>
        </w:rPr>
      </w:pPr>
      <w:r>
        <w:rPr>
          <w:b/>
          <w:bCs/>
          <w:lang w:eastAsia="ko-KR"/>
        </w:rPr>
        <w:t>최신</w:t>
      </w:r>
      <w:r>
        <w:rPr>
          <w:b/>
          <w:bCs/>
          <w:lang w:eastAsia="ko-KR"/>
        </w:rPr>
        <w:t xml:space="preserve"> AI </w:t>
      </w:r>
      <w:r>
        <w:rPr>
          <w:b/>
          <w:bCs/>
          <w:lang w:eastAsia="ko-KR"/>
        </w:rPr>
        <w:t>통합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SwiFT</w:t>
      </w:r>
      <w:proofErr w:type="spellEnd"/>
      <w:r>
        <w:rPr>
          <w:lang w:eastAsia="ko-KR"/>
        </w:rPr>
        <w:t xml:space="preserve">, LLM → </w:t>
      </w:r>
      <w:r>
        <w:rPr>
          <w:lang w:eastAsia="ko-KR"/>
        </w:rPr>
        <w:t>서울대</w:t>
      </w:r>
      <w:r>
        <w:rPr>
          <w:lang w:eastAsia="ko-KR"/>
        </w:rPr>
        <w:t xml:space="preserve"> 40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0C1A9D18" w14:textId="77777777" w:rsidR="0086121F" w:rsidRDefault="00C328A1">
      <w:pPr>
        <w:numPr>
          <w:ilvl w:val="0"/>
          <w:numId w:val="75"/>
        </w:numPr>
        <w:rPr>
          <w:lang w:eastAsia="ko-KR"/>
        </w:rPr>
      </w:pPr>
      <w:r>
        <w:rPr>
          <w:b/>
          <w:bCs/>
          <w:lang w:eastAsia="ko-KR"/>
        </w:rPr>
        <w:t>데이터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실습</w:t>
      </w:r>
      <w:r>
        <w:rPr>
          <w:lang w:eastAsia="ko-KR"/>
        </w:rPr>
        <w:t xml:space="preserve">: fMRI, </w:t>
      </w:r>
      <w:r>
        <w:rPr>
          <w:lang w:eastAsia="ko-KR"/>
        </w:rPr>
        <w:t>설문</w:t>
      </w:r>
      <w:r>
        <w:rPr>
          <w:lang w:eastAsia="ko-KR"/>
        </w:rPr>
        <w:t xml:space="preserve">,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74094A8D" w14:textId="77777777" w:rsidR="0086121F" w:rsidRDefault="00C328A1">
      <w:pPr>
        <w:numPr>
          <w:ilvl w:val="0"/>
          <w:numId w:val="75"/>
        </w:numPr>
        <w:rPr>
          <w:lang w:eastAsia="ko-KR"/>
        </w:rPr>
      </w:pPr>
      <w:r>
        <w:rPr>
          <w:b/>
          <w:bCs/>
          <w:lang w:eastAsia="ko-KR"/>
        </w:rPr>
        <w:t>시급한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문제</w:t>
      </w:r>
      <w:r>
        <w:rPr>
          <w:lang w:eastAsia="ko-KR"/>
        </w:rPr>
        <w:t xml:space="preserve">: OECD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자살률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14:paraId="237E0334" w14:textId="77777777" w:rsidR="0086121F" w:rsidRDefault="00C328A1">
      <w:pPr>
        <w:pStyle w:val="Heading3"/>
        <w:rPr>
          <w:lang w:eastAsia="ko-KR"/>
        </w:rPr>
      </w:pPr>
      <w:bookmarkStart w:id="175" w:name="베리타스-강좌-2-취지와의-완벽한-정렬"/>
      <w:bookmarkEnd w:id="174"/>
      <w:proofErr w:type="spellStart"/>
      <w:r>
        <w:rPr>
          <w:lang w:eastAsia="ko-KR"/>
        </w:rPr>
        <w:t>베리타스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강좌</w:t>
      </w:r>
      <w:r>
        <w:rPr>
          <w:lang w:eastAsia="ko-KR"/>
        </w:rPr>
        <w:t xml:space="preserve"> 2 </w:t>
      </w:r>
      <w:r>
        <w:rPr>
          <w:lang w:eastAsia="ko-KR"/>
        </w:rPr>
        <w:t>취지와의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</w:p>
    <w:p w14:paraId="344D9EA9" w14:textId="77777777" w:rsidR="0086121F" w:rsidRDefault="00C328A1">
      <w:pPr>
        <w:pStyle w:val="Compact"/>
        <w:numPr>
          <w:ilvl w:val="0"/>
          <w:numId w:val="77"/>
        </w:numPr>
        <w:rPr>
          <w:lang w:eastAsia="ko-KR"/>
        </w:rPr>
      </w:pPr>
      <w:r>
        <w:rPr>
          <w:lang w:eastAsia="ko-KR"/>
        </w:rPr>
        <w:t>✅</w:t>
      </w:r>
      <w:r>
        <w:rPr>
          <w:lang w:eastAsia="ko-KR"/>
        </w:rPr>
        <w:t xml:space="preserve"> “</w:t>
      </w:r>
      <w:r>
        <w:rPr>
          <w:lang w:eastAsia="ko-KR"/>
        </w:rPr>
        <w:t>인류가</w:t>
      </w:r>
      <w:r>
        <w:rPr>
          <w:lang w:eastAsia="ko-KR"/>
        </w:rPr>
        <w:t xml:space="preserve"> </w:t>
      </w:r>
      <w:r>
        <w:rPr>
          <w:lang w:eastAsia="ko-KR"/>
        </w:rPr>
        <w:t>당면한</w:t>
      </w:r>
      <w:r>
        <w:rPr>
          <w:lang w:eastAsia="ko-KR"/>
        </w:rPr>
        <w:t xml:space="preserve"> </w:t>
      </w:r>
      <w:r>
        <w:rPr>
          <w:lang w:eastAsia="ko-KR"/>
        </w:rPr>
        <w:t>시급한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>”</w:t>
      </w:r>
    </w:p>
    <w:p w14:paraId="20CC78C9" w14:textId="77777777" w:rsidR="0086121F" w:rsidRDefault="00C328A1">
      <w:pPr>
        <w:pStyle w:val="Compact"/>
        <w:numPr>
          <w:ilvl w:val="0"/>
          <w:numId w:val="77"/>
        </w:numPr>
        <w:rPr>
          <w:lang w:eastAsia="ko-KR"/>
        </w:rPr>
      </w:pPr>
      <w:r>
        <w:rPr>
          <w:lang w:eastAsia="ko-KR"/>
        </w:rPr>
        <w:t>✅</w:t>
      </w:r>
      <w:r>
        <w:rPr>
          <w:lang w:eastAsia="ko-KR"/>
        </w:rPr>
        <w:t xml:space="preserve"> “</w:t>
      </w:r>
      <w:r>
        <w:rPr>
          <w:lang w:eastAsia="ko-KR"/>
        </w:rPr>
        <w:t>다학제적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</w:t>
      </w:r>
      <w:r>
        <w:rPr>
          <w:lang w:eastAsia="ko-KR"/>
        </w:rPr>
        <w:t>인문</w:t>
      </w:r>
      <w:r>
        <w:rPr>
          <w:lang w:eastAsia="ko-KR"/>
        </w:rPr>
        <w:t>+</w:t>
      </w:r>
      <w:r>
        <w:rPr>
          <w:lang w:eastAsia="ko-KR"/>
        </w:rPr>
        <w:t>사회</w:t>
      </w:r>
      <w:r>
        <w:rPr>
          <w:lang w:eastAsia="ko-KR"/>
        </w:rPr>
        <w:t>+</w:t>
      </w:r>
      <w:r>
        <w:rPr>
          <w:lang w:eastAsia="ko-KR"/>
        </w:rPr>
        <w:t>자연과학</w:t>
      </w:r>
      <w:r>
        <w:rPr>
          <w:lang w:eastAsia="ko-KR"/>
        </w:rPr>
        <w:t>)”</w:t>
      </w:r>
    </w:p>
    <w:p w14:paraId="5F42841F" w14:textId="77777777" w:rsidR="0086121F" w:rsidRDefault="00C328A1">
      <w:pPr>
        <w:pStyle w:val="Compact"/>
        <w:numPr>
          <w:ilvl w:val="0"/>
          <w:numId w:val="77"/>
        </w:numPr>
      </w:pPr>
      <w:r>
        <w:t>✅</w:t>
      </w:r>
      <w:r>
        <w:t xml:space="preserve"> “</w:t>
      </w:r>
      <w:proofErr w:type="spellStart"/>
      <w:r>
        <w:t>학생</w:t>
      </w:r>
      <w:proofErr w:type="spellEnd"/>
      <w:r>
        <w:t xml:space="preserve"> </w:t>
      </w:r>
      <w:proofErr w:type="spellStart"/>
      <w:r>
        <w:t>주도적</w:t>
      </w:r>
      <w:proofErr w:type="spellEnd"/>
      <w:r>
        <w:t xml:space="preserve"> </w:t>
      </w:r>
      <w:proofErr w:type="spellStart"/>
      <w:r>
        <w:t>탐구</w:t>
      </w:r>
      <w:proofErr w:type="spellEnd"/>
      <w:r>
        <w:t xml:space="preserve"> </w:t>
      </w:r>
      <w:proofErr w:type="spellStart"/>
      <w:r>
        <w:t>활동</w:t>
      </w:r>
      <w:proofErr w:type="spellEnd"/>
      <w:r>
        <w:t>”</w:t>
      </w:r>
    </w:p>
    <w:p w14:paraId="15D36F95" w14:textId="77777777" w:rsidR="0086121F" w:rsidRDefault="00C328A1">
      <w:pPr>
        <w:pStyle w:val="Compact"/>
        <w:numPr>
          <w:ilvl w:val="0"/>
          <w:numId w:val="77"/>
        </w:numPr>
      </w:pPr>
      <w:r>
        <w:t>✅</w:t>
      </w:r>
      <w:r>
        <w:t xml:space="preserve"> “</w:t>
      </w:r>
      <w:r>
        <w:t>혁신적</w:t>
      </w:r>
      <w:r>
        <w:t xml:space="preserve"> </w:t>
      </w:r>
      <w:r>
        <w:t>해결방안</w:t>
      </w:r>
      <w:r>
        <w:t xml:space="preserve"> </w:t>
      </w:r>
      <w:r>
        <w:t>제시</w:t>
      </w:r>
      <w:r>
        <w:t>”</w:t>
      </w:r>
    </w:p>
    <w:p w14:paraId="6B6C6431" w14:textId="77777777" w:rsidR="0086121F" w:rsidRDefault="00C328A1">
      <w:pPr>
        <w:pStyle w:val="Heading3"/>
      </w:pPr>
      <w:bookmarkStart w:id="176" w:name="지속-가능성"/>
      <w:bookmarkEnd w:id="175"/>
      <w:r>
        <w:lastRenderedPageBreak/>
        <w:t>지속</w:t>
      </w:r>
      <w:r>
        <w:t xml:space="preserve"> </w:t>
      </w:r>
      <w:r>
        <w:t>가능성</w:t>
      </w:r>
    </w:p>
    <w:p w14:paraId="384CAD6D" w14:textId="77777777" w:rsidR="0086121F" w:rsidRDefault="00C328A1">
      <w:pPr>
        <w:pStyle w:val="Compact"/>
        <w:numPr>
          <w:ilvl w:val="0"/>
          <w:numId w:val="78"/>
        </w:numPr>
      </w:pPr>
      <w:r>
        <w:t>4</w:t>
      </w:r>
      <w:r>
        <w:t>개</w:t>
      </w:r>
      <w:r>
        <w:t xml:space="preserve"> </w:t>
      </w:r>
      <w:r>
        <w:t>학기</w:t>
      </w:r>
      <w:r>
        <w:t xml:space="preserve"> </w:t>
      </w:r>
      <w:r>
        <w:t>운영</w:t>
      </w:r>
      <w:r>
        <w:t xml:space="preserve"> </w:t>
      </w:r>
      <w:r>
        <w:t>계획</w:t>
      </w:r>
      <w:r>
        <w:t xml:space="preserve"> (2026-2027)</w:t>
      </w:r>
    </w:p>
    <w:p w14:paraId="70A61193" w14:textId="77777777" w:rsidR="0086121F" w:rsidRDefault="00C328A1">
      <w:pPr>
        <w:pStyle w:val="Compact"/>
        <w:numPr>
          <w:ilvl w:val="0"/>
          <w:numId w:val="78"/>
        </w:numPr>
      </w:pPr>
      <w:r>
        <w:t>학기별</w:t>
      </w:r>
      <w:r>
        <w:t xml:space="preserve"> </w:t>
      </w:r>
      <w:r>
        <w:t>개선</w:t>
      </w:r>
      <w:r>
        <w:t xml:space="preserve"> </w:t>
      </w:r>
      <w:r>
        <w:t>사이클</w:t>
      </w:r>
    </w:p>
    <w:p w14:paraId="2DFD3295" w14:textId="77777777" w:rsidR="0086121F" w:rsidRDefault="00C328A1">
      <w:pPr>
        <w:pStyle w:val="Compact"/>
        <w:numPr>
          <w:ilvl w:val="0"/>
          <w:numId w:val="78"/>
        </w:numPr>
      </w:pPr>
      <w:r>
        <w:t>교수진</w:t>
      </w:r>
      <w:r>
        <w:t xml:space="preserve"> </w:t>
      </w:r>
      <w:r>
        <w:t>연구년</w:t>
      </w:r>
      <w:r>
        <w:t xml:space="preserve"> </w:t>
      </w:r>
      <w:r>
        <w:t>대비</w:t>
      </w:r>
    </w:p>
    <w:p w14:paraId="658A5378" w14:textId="77777777" w:rsidR="0086121F" w:rsidRDefault="00C328A1">
      <w:pPr>
        <w:pStyle w:val="Compact"/>
        <w:numPr>
          <w:ilvl w:val="0"/>
          <w:numId w:val="78"/>
        </w:numPr>
      </w:pPr>
      <w:r>
        <w:t>지역사회</w:t>
      </w:r>
      <w:r>
        <w:t xml:space="preserve"> </w:t>
      </w:r>
      <w:r>
        <w:t>파트너십</w:t>
      </w:r>
      <w:r>
        <w:t xml:space="preserve"> </w:t>
      </w:r>
      <w:r>
        <w:t>유지</w:t>
      </w:r>
    </w:p>
    <w:p w14:paraId="06B11E87" w14:textId="77777777" w:rsidR="0086121F" w:rsidRDefault="00C328A1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교과목은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청소년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정신건강을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뇌</w:t>
      </w:r>
      <w:r>
        <w:rPr>
          <w:b/>
          <w:bCs/>
          <w:lang w:eastAsia="ko-KR"/>
        </w:rPr>
        <w:t>-</w:t>
      </w:r>
      <w:r>
        <w:rPr>
          <w:b/>
          <w:bCs/>
          <w:lang w:eastAsia="ko-KR"/>
        </w:rPr>
        <w:t>행동</w:t>
      </w:r>
      <w:r>
        <w:rPr>
          <w:b/>
          <w:bCs/>
          <w:lang w:eastAsia="ko-KR"/>
        </w:rPr>
        <w:t>-</w:t>
      </w:r>
      <w:r>
        <w:rPr>
          <w:b/>
          <w:bCs/>
          <w:lang w:eastAsia="ko-KR"/>
        </w:rPr>
        <w:t>의미의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통합적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관점에서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이해하고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데이터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실천적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해결책을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제시하는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실천적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리더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양성하는</w:t>
      </w:r>
      <w:r>
        <w:rPr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베리타스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강좌</w:t>
      </w:r>
      <w:r>
        <w:rPr>
          <w:b/>
          <w:bCs/>
          <w:lang w:eastAsia="ko-KR"/>
        </w:rPr>
        <w:t xml:space="preserve"> 2</w:t>
      </w:r>
      <w:r>
        <w:rPr>
          <w:b/>
          <w:bCs/>
          <w:lang w:eastAsia="ko-KR"/>
        </w:rPr>
        <w:t>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이상적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모델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14:paraId="53ECE527" w14:textId="77777777" w:rsidR="0086121F" w:rsidRDefault="00C328A1">
      <w:r>
        <w:rPr>
          <w:noProof/>
        </w:rPr>
      </w:r>
      <w:r w:rsidR="00C328A1">
        <w:rPr>
          <w:noProof/>
        </w:rPr>
        <w:pict w14:anchorId="0FCA9844">
          <v:rect id="_x0000_i1041" alt="" style="width:468pt;height:.05pt;mso-width-percent:0;mso-height-percent:0;mso-width-percent:0;mso-height-percent:0" o:hralign="center" o:hrstd="t" o:hr="t"/>
        </w:pict>
      </w:r>
    </w:p>
    <w:p w14:paraId="421FE747" w14:textId="77777777" w:rsidR="0086121F" w:rsidRDefault="00C328A1">
      <w:pPr>
        <w:pStyle w:val="Heading2"/>
        <w:rPr>
          <w:lang w:eastAsia="ko-KR"/>
        </w:rPr>
      </w:pPr>
      <w:bookmarkStart w:id="177" w:name="검증-필요-항목"/>
      <w:bookmarkEnd w:id="173"/>
      <w:bookmarkEnd w:id="176"/>
      <w:r>
        <w:rPr>
          <w:lang w:eastAsia="ko-KR"/>
        </w:rPr>
        <w:t>⚠</w:t>
      </w:r>
      <w:r>
        <w:rPr>
          <w:lang w:eastAsia="ko-KR"/>
        </w:rPr>
        <w:t>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</w:p>
    <w:p w14:paraId="5CF86E06" w14:textId="77777777" w:rsidR="0086121F" w:rsidRDefault="00C328A1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계획서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확인해주시기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:</w:t>
      </w:r>
    </w:p>
    <w:p w14:paraId="41A1D736" w14:textId="77777777" w:rsidR="0086121F" w:rsidRDefault="00C328A1">
      <w:pPr>
        <w:pStyle w:val="Compact"/>
        <w:numPr>
          <w:ilvl w:val="0"/>
          <w:numId w:val="79"/>
        </w:numPr>
        <w:rPr>
          <w:lang w:eastAsia="ko-KR"/>
        </w:rPr>
      </w:pPr>
      <w:r>
        <w:rPr>
          <w:b/>
          <w:bCs/>
          <w:lang w:eastAsia="ko-KR"/>
        </w:rPr>
        <w:t>이해연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교수</w:t>
      </w:r>
      <w:r>
        <w:rPr>
          <w:b/>
          <w:bCs/>
          <w:lang w:eastAsia="ko-KR"/>
        </w:rPr>
        <w:t xml:space="preserve"> Nature 2022 </w:t>
      </w:r>
      <w:r>
        <w:rPr>
          <w:b/>
          <w:bCs/>
          <w:lang w:eastAsia="ko-KR"/>
        </w:rPr>
        <w:t>논문</w:t>
      </w:r>
      <w:r>
        <w:rPr>
          <w:lang w:eastAsia="ko-KR"/>
        </w:rPr>
        <w:t>:</w:t>
      </w:r>
    </w:p>
    <w:p w14:paraId="78CA1632" w14:textId="77777777" w:rsidR="0086121F" w:rsidRDefault="00C328A1">
      <w:pPr>
        <w:pStyle w:val="Compact"/>
        <w:numPr>
          <w:ilvl w:val="1"/>
          <w:numId w:val="80"/>
        </w:numPr>
        <w:rPr>
          <w:lang w:eastAsia="ko-KR"/>
        </w:rPr>
      </w:pP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저자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7BC2655C" w14:textId="77777777" w:rsidR="0086121F" w:rsidRDefault="00C328A1">
      <w:pPr>
        <w:pStyle w:val="Compact"/>
        <w:numPr>
          <w:ilvl w:val="1"/>
          <w:numId w:val="80"/>
        </w:numPr>
      </w:pPr>
      <w:proofErr w:type="spellStart"/>
      <w:r>
        <w:t>현재</w:t>
      </w:r>
      <w:proofErr w:type="spellEnd"/>
      <w:r>
        <w:t xml:space="preserve">: “Lee, H. et al. (2022)” </w:t>
      </w:r>
      <w:r>
        <w:t>로</w:t>
      </w:r>
      <w:r>
        <w:t xml:space="preserve"> </w:t>
      </w:r>
      <w:r>
        <w:t>기재했으나</w:t>
      </w:r>
      <w:r>
        <w:t xml:space="preserve"> first author </w:t>
      </w:r>
      <w:r>
        <w:t>여부</w:t>
      </w:r>
      <w:r>
        <w:t xml:space="preserve"> </w:t>
      </w:r>
      <w:r>
        <w:t>미확인</w:t>
      </w:r>
    </w:p>
    <w:p w14:paraId="6BB77B85" w14:textId="77777777" w:rsidR="0086121F" w:rsidRDefault="00C328A1">
      <w:pPr>
        <w:pStyle w:val="Compact"/>
        <w:numPr>
          <w:ilvl w:val="0"/>
          <w:numId w:val="79"/>
        </w:numPr>
      </w:pPr>
      <w:r>
        <w:rPr>
          <w:b/>
          <w:bCs/>
        </w:rPr>
        <w:t>전현애</w:t>
      </w:r>
      <w:r>
        <w:rPr>
          <w:b/>
          <w:bCs/>
        </w:rPr>
        <w:t xml:space="preserve"> </w:t>
      </w:r>
      <w:r>
        <w:rPr>
          <w:b/>
          <w:bCs/>
        </w:rPr>
        <w:t>교수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논문</w:t>
      </w:r>
      <w:r>
        <w:t>:</w:t>
      </w:r>
    </w:p>
    <w:p w14:paraId="790A9C51" w14:textId="77777777" w:rsidR="0086121F" w:rsidRDefault="00C328A1">
      <w:pPr>
        <w:pStyle w:val="Compact"/>
        <w:numPr>
          <w:ilvl w:val="1"/>
          <w:numId w:val="81"/>
        </w:numPr>
        <w:rPr>
          <w:lang w:eastAsia="ko-KR"/>
        </w:rPr>
      </w:pPr>
      <w:r>
        <w:rPr>
          <w:lang w:eastAsia="ko-KR"/>
        </w:rPr>
        <w:t>시간지각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PLOS ONE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서지정보</w:t>
      </w:r>
    </w:p>
    <w:p w14:paraId="271BCB22" w14:textId="77777777" w:rsidR="0086121F" w:rsidRDefault="00C328A1">
      <w:pPr>
        <w:pStyle w:val="Compact"/>
        <w:numPr>
          <w:ilvl w:val="1"/>
          <w:numId w:val="81"/>
        </w:numPr>
      </w:pPr>
      <w:r>
        <w:t xml:space="preserve">Frontiers in Psychology </w:t>
      </w:r>
      <w:proofErr w:type="spellStart"/>
      <w:r>
        <w:t>논문</w:t>
      </w:r>
      <w:proofErr w:type="spellEnd"/>
      <w:r>
        <w:t xml:space="preserve"> </w:t>
      </w:r>
      <w:proofErr w:type="spellStart"/>
      <w:r>
        <w:t>상세정보</w:t>
      </w:r>
      <w:proofErr w:type="spellEnd"/>
    </w:p>
    <w:p w14:paraId="704CACFE" w14:textId="77777777" w:rsidR="0086121F" w:rsidRDefault="00C328A1">
      <w:pPr>
        <w:pStyle w:val="Compact"/>
        <w:numPr>
          <w:ilvl w:val="0"/>
          <w:numId w:val="79"/>
        </w:numPr>
      </w:pPr>
      <w:r>
        <w:rPr>
          <w:b/>
          <w:bCs/>
        </w:rPr>
        <w:t>통계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>:</w:t>
      </w:r>
    </w:p>
    <w:p w14:paraId="48957DB7" w14:textId="77777777" w:rsidR="0086121F" w:rsidRDefault="00C328A1">
      <w:pPr>
        <w:pStyle w:val="Compact"/>
        <w:numPr>
          <w:ilvl w:val="1"/>
          <w:numId w:val="82"/>
        </w:num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청소년</w:t>
      </w:r>
      <w:r>
        <w:rPr>
          <w:lang w:eastAsia="ko-KR"/>
        </w:rPr>
        <w:t xml:space="preserve"> </w:t>
      </w:r>
      <w:r>
        <w:rPr>
          <w:lang w:eastAsia="ko-KR"/>
        </w:rPr>
        <w:t>우울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경험률</w:t>
      </w:r>
      <w:proofErr w:type="spellEnd"/>
      <w:r>
        <w:rPr>
          <w:lang w:eastAsia="ko-KR"/>
        </w:rPr>
        <w:t xml:space="preserve"> 29.8% (</w:t>
      </w:r>
      <w:r>
        <w:rPr>
          <w:lang w:eastAsia="ko-KR"/>
        </w:rPr>
        <w:t>통계청</w:t>
      </w:r>
      <w:r>
        <w:rPr>
          <w:lang w:eastAsia="ko-KR"/>
        </w:rPr>
        <w:t xml:space="preserve">, 2024)”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</w:p>
    <w:p w14:paraId="2A04AF79" w14:textId="77777777" w:rsidR="0086121F" w:rsidRDefault="00C328A1">
      <w:r>
        <w:rPr>
          <w:noProof/>
        </w:rPr>
      </w:r>
      <w:r w:rsidR="00C328A1">
        <w:rPr>
          <w:noProof/>
        </w:rPr>
        <w:pict w14:anchorId="2D3F0F92">
          <v:rect id="_x0000_i1042" alt="" style="width:468pt;height:.05pt;mso-width-percent:0;mso-height-percent:0;mso-width-percent:0;mso-height-percent:0" o:hralign="center" o:hrstd="t" o:hr="t"/>
        </w:pict>
      </w:r>
    </w:p>
    <w:p w14:paraId="10CC6E35" w14:textId="77777777" w:rsidR="0086121F" w:rsidRDefault="00C328A1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제출일</w:t>
      </w:r>
      <w:r>
        <w:rPr>
          <w:lang w:eastAsia="ko-KR"/>
        </w:rPr>
        <w:t>: 2025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(</w:t>
      </w:r>
      <w:r>
        <w:rPr>
          <w:lang w:eastAsia="ko-KR"/>
        </w:rPr>
        <w:t>목</w:t>
      </w:r>
      <w:r>
        <w:rPr>
          <w:lang w:eastAsia="ko-KR"/>
        </w:rPr>
        <w:t xml:space="preserve">) </w:t>
      </w:r>
      <w:r>
        <w:rPr>
          <w:b/>
          <w:bCs/>
          <w:lang w:eastAsia="ko-KR"/>
        </w:rPr>
        <w:t>책임연구자</w:t>
      </w:r>
      <w:r>
        <w:rPr>
          <w:lang w:eastAsia="ko-KR"/>
        </w:rPr>
        <w:t xml:space="preserve">: </w:t>
      </w:r>
      <w:r>
        <w:rPr>
          <w:lang w:eastAsia="ko-KR"/>
        </w:rPr>
        <w:t>이해연</w:t>
      </w:r>
      <w:r>
        <w:rPr>
          <w:lang w:eastAsia="ko-KR"/>
        </w:rPr>
        <w:t xml:space="preserve"> (</w:t>
      </w:r>
      <w:r>
        <w:rPr>
          <w:lang w:eastAsia="ko-KR"/>
        </w:rPr>
        <w:t>심리학과</w:t>
      </w:r>
      <w:r>
        <w:rPr>
          <w:lang w:eastAsia="ko-KR"/>
        </w:rPr>
        <w:t xml:space="preserve"> </w:t>
      </w:r>
      <w:r>
        <w:rPr>
          <w:lang w:eastAsia="ko-KR"/>
        </w:rPr>
        <w:t>교수</w:t>
      </w:r>
      <w:r>
        <w:rPr>
          <w:lang w:eastAsia="ko-KR"/>
        </w:rPr>
        <w:t xml:space="preserve">) </w:t>
      </w:r>
      <w:r>
        <w:rPr>
          <w:b/>
          <w:bCs/>
          <w:lang w:eastAsia="ko-KR"/>
        </w:rPr>
        <w:t>연락처</w:t>
      </w:r>
      <w:r>
        <w:rPr>
          <w:lang w:eastAsia="ko-KR"/>
        </w:rPr>
        <w:t>: [</w:t>
      </w:r>
      <w:r>
        <w:rPr>
          <w:lang w:eastAsia="ko-KR"/>
        </w:rPr>
        <w:t>이메일</w:t>
      </w:r>
      <w:r>
        <w:rPr>
          <w:lang w:eastAsia="ko-KR"/>
        </w:rPr>
        <w:t>], [</w:t>
      </w:r>
      <w:r>
        <w:rPr>
          <w:lang w:eastAsia="ko-KR"/>
        </w:rPr>
        <w:t>전화번호</w:t>
      </w:r>
      <w:r>
        <w:rPr>
          <w:lang w:eastAsia="ko-KR"/>
        </w:rPr>
        <w:t xml:space="preserve">] </w:t>
      </w:r>
      <w:r>
        <w:rPr>
          <w:b/>
          <w:bCs/>
          <w:lang w:eastAsia="ko-KR"/>
        </w:rPr>
        <w:t>서명</w:t>
      </w:r>
      <w:r>
        <w:rPr>
          <w:lang w:eastAsia="ko-KR"/>
        </w:rPr>
        <w:t>: _______________</w:t>
      </w:r>
    </w:p>
    <w:p w14:paraId="0DAC920B" w14:textId="77777777" w:rsidR="0086121F" w:rsidRDefault="00C328A1">
      <w:r>
        <w:rPr>
          <w:noProof/>
        </w:rPr>
      </w:r>
      <w:r w:rsidR="00C328A1">
        <w:rPr>
          <w:noProof/>
        </w:rPr>
        <w:pict w14:anchorId="6D2DE325">
          <v:rect id="_x0000_i1043" alt="" style="width:468pt;height:.05pt;mso-width-percent:0;mso-height-percent:0;mso-width-percent:0;mso-height-percent:0" o:hralign="center" o:hrstd="t" o:hr="t"/>
        </w:pict>
      </w:r>
      <w:bookmarkEnd w:id="0"/>
      <w:bookmarkEnd w:id="177"/>
    </w:p>
    <w:sectPr w:rsidR="0086121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Hae Yeon Lee" w:date="2025-10-22T17:08:00Z" w:initials="HYL">
    <w:p w14:paraId="0525D96E" w14:textId="77777777" w:rsidR="002E0F14" w:rsidRDefault="002E0F14" w:rsidP="002E0F14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논문은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논문이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아니라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수정이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필요합니다</w:t>
      </w:r>
      <w:r>
        <w:rPr>
          <w:sz w:val="20"/>
          <w:szCs w:val="20"/>
        </w:rPr>
        <w:t xml:space="preserve">. </w:t>
      </w:r>
    </w:p>
    <w:p w14:paraId="18130D48" w14:textId="77777777" w:rsidR="002E0F14" w:rsidRDefault="002E0F14" w:rsidP="002E0F14"/>
    <w:p w14:paraId="2DF13F1A" w14:textId="77777777" w:rsidR="002E0F14" w:rsidRDefault="002E0F14" w:rsidP="002E0F14">
      <w:r>
        <w:rPr>
          <w:rFonts w:hint="eastAsia"/>
          <w:sz w:val="20"/>
          <w:szCs w:val="20"/>
        </w:rPr>
        <w:t>제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publications </w:t>
      </w:r>
      <w:r>
        <w:rPr>
          <w:rFonts w:hint="eastAsia"/>
          <w:sz w:val="20"/>
          <w:szCs w:val="20"/>
        </w:rPr>
        <w:t>가운데는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논문을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반영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부탁드립니다</w:t>
      </w:r>
      <w:r>
        <w:rPr>
          <w:sz w:val="20"/>
          <w:szCs w:val="20"/>
        </w:rPr>
        <w:t xml:space="preserve">.: </w:t>
      </w:r>
    </w:p>
    <w:p w14:paraId="1B0E87EA" w14:textId="77777777" w:rsidR="002E0F14" w:rsidRDefault="002E0F14" w:rsidP="002E0F14"/>
    <w:p w14:paraId="1780C9B8" w14:textId="77777777" w:rsidR="002E0F14" w:rsidRDefault="002E0F14" w:rsidP="002E0F14">
      <w:r>
        <w:rPr>
          <w:sz w:val="20"/>
          <w:szCs w:val="20"/>
        </w:rPr>
        <w:t>(</w:t>
      </w:r>
      <w:r>
        <w:rPr>
          <w:rFonts w:hint="eastAsia"/>
          <w:sz w:val="20"/>
          <w:szCs w:val="20"/>
        </w:rPr>
        <w:t>소셜미디어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정신건강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관련</w:t>
      </w:r>
      <w:r>
        <w:rPr>
          <w:sz w:val="20"/>
          <w:szCs w:val="20"/>
        </w:rPr>
        <w:t>)</w:t>
      </w:r>
    </w:p>
    <w:p w14:paraId="42C743AD" w14:textId="77777777" w:rsidR="002E0F14" w:rsidRDefault="002E0F14" w:rsidP="002E0F14">
      <w:r>
        <w:rPr>
          <w:sz w:val="20"/>
          <w:szCs w:val="20"/>
        </w:rPr>
        <w:t>Lee, H. Y., Jamieson, J. P., Reis, H. T., Beevers, C. G., Josephs, R. A., Mullarkey, M. C., O’Brien, J., &amp; Yeager, D. S.</w:t>
      </w:r>
    </w:p>
    <w:p w14:paraId="717C27A6" w14:textId="77777777" w:rsidR="002E0F14" w:rsidRDefault="002E0F14" w:rsidP="002E0F14">
      <w:r>
        <w:rPr>
          <w:sz w:val="20"/>
          <w:szCs w:val="20"/>
        </w:rPr>
        <w:t>(2020). Getting fewer “likes” than others on social media elicits emotional distress among victimized</w:t>
      </w:r>
    </w:p>
    <w:p w14:paraId="430A0969" w14:textId="77777777" w:rsidR="002E0F14" w:rsidRDefault="002E0F14" w:rsidP="002E0F14">
      <w:r>
        <w:rPr>
          <w:sz w:val="20"/>
          <w:szCs w:val="20"/>
        </w:rPr>
        <w:t xml:space="preserve">adolescents. Child Development, 91(6), 2141-2159. </w:t>
      </w:r>
    </w:p>
    <w:p w14:paraId="7317CF97" w14:textId="77777777" w:rsidR="002E0F14" w:rsidRDefault="002E0F14" w:rsidP="002E0F14">
      <w:r>
        <w:rPr>
          <w:sz w:val="20"/>
          <w:szCs w:val="20"/>
        </w:rPr>
        <w:t>(</w:t>
      </w:r>
      <w:r>
        <w:rPr>
          <w:rFonts w:hint="eastAsia"/>
          <w:sz w:val="20"/>
          <w:szCs w:val="20"/>
        </w:rPr>
        <w:t>청소년기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스트레스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관련</w:t>
      </w:r>
      <w:r>
        <w:rPr>
          <w:sz w:val="20"/>
          <w:szCs w:val="20"/>
        </w:rPr>
        <w:t>)</w:t>
      </w:r>
    </w:p>
    <w:p w14:paraId="7383DAE0" w14:textId="77777777" w:rsidR="002E0F14" w:rsidRDefault="002E0F14" w:rsidP="002E0F14">
      <w:r>
        <w:rPr>
          <w:sz w:val="20"/>
          <w:szCs w:val="20"/>
        </w:rPr>
        <w:t>Yeager, D. S., Lee, H. Y., &amp; Jamieson, J. P. (2016). How to improve adolescent stress responses: Insights from</w:t>
      </w:r>
    </w:p>
    <w:p w14:paraId="2470A95B" w14:textId="77777777" w:rsidR="002E0F14" w:rsidRDefault="002E0F14" w:rsidP="002E0F14">
      <w:r>
        <w:rPr>
          <w:sz w:val="20"/>
          <w:szCs w:val="20"/>
        </w:rPr>
        <w:t>an integration of implicit theories and biopsychosocial model. Psychological Science, 27(8), 1078-1091.</w:t>
      </w:r>
    </w:p>
    <w:p w14:paraId="111DC3C8" w14:textId="77777777" w:rsidR="002E0F14" w:rsidRDefault="002E0F14" w:rsidP="002E0F14">
      <w:r>
        <w:rPr>
          <w:sz w:val="20"/>
          <w:szCs w:val="20"/>
        </w:rPr>
        <w:t>Lee, H. Y., Jamieson, J. P., Miu, A. S., Josephs, R. A., &amp; Yeager, D. S. (2019). An entity theory of intelligence</w:t>
      </w:r>
    </w:p>
    <w:p w14:paraId="3DEC7A37" w14:textId="77777777" w:rsidR="002E0F14" w:rsidRDefault="002E0F14" w:rsidP="002E0F14">
      <w:r>
        <w:rPr>
          <w:sz w:val="20"/>
          <w:szCs w:val="20"/>
        </w:rPr>
        <w:t>predicts higher cortisol levels when high school grades are declining. Child Development, 90(6), e849-e867.</w:t>
      </w:r>
    </w:p>
    <w:p w14:paraId="3419706A" w14:textId="77777777" w:rsidR="002E0F14" w:rsidRDefault="002E0F14" w:rsidP="002E0F14"/>
    <w:p w14:paraId="4EFA6394" w14:textId="77777777" w:rsidR="002E0F14" w:rsidRDefault="002E0F14" w:rsidP="002E0F14">
      <w:r>
        <w:rPr>
          <w:sz w:val="20"/>
          <w:szCs w:val="20"/>
        </w:rPr>
        <w:t>(</w:t>
      </w:r>
      <w:r>
        <w:rPr>
          <w:rFonts w:hint="eastAsia"/>
          <w:sz w:val="20"/>
          <w:szCs w:val="20"/>
        </w:rPr>
        <w:t>심리개입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방법론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관련</w:t>
      </w:r>
      <w:r>
        <w:rPr>
          <w:sz w:val="20"/>
          <w:szCs w:val="20"/>
        </w:rPr>
        <w:t>)</w:t>
      </w:r>
    </w:p>
    <w:p w14:paraId="76CB1322" w14:textId="77777777" w:rsidR="002E0F14" w:rsidRDefault="002E0F14" w:rsidP="002E0F14">
      <w:r>
        <w:rPr>
          <w:sz w:val="20"/>
          <w:szCs w:val="20"/>
        </w:rPr>
        <w:t>Yeager, D. S., &amp; Lee, H. Y. (2022). The incremental theory of personality intervention. In G. M. Walton, &amp; A. J.</w:t>
      </w:r>
    </w:p>
    <w:p w14:paraId="67A9EE8B" w14:textId="77777777" w:rsidR="002E0F14" w:rsidRDefault="002E0F14" w:rsidP="002E0F14">
      <w:r>
        <w:rPr>
          <w:sz w:val="20"/>
          <w:szCs w:val="20"/>
        </w:rPr>
        <w:t>Crum (Eds.), Handbook of wise interventions: How social-psychological insights can help solve problems.</w:t>
      </w:r>
    </w:p>
    <w:p w14:paraId="2ECF8385" w14:textId="77777777" w:rsidR="002E0F14" w:rsidRDefault="002E0F14" w:rsidP="002E0F14">
      <w:r>
        <w:rPr>
          <w:sz w:val="20"/>
          <w:szCs w:val="20"/>
        </w:rPr>
        <w:t>Guilford Press: New York, NY.</w:t>
      </w:r>
    </w:p>
  </w:comment>
  <w:comment w:id="8" w:author="Hae Yeon Lee" w:date="2025-10-22T15:54:00Z" w:initials="HYL">
    <w:p w14:paraId="07220D14" w14:textId="647C242F" w:rsidR="000044FC" w:rsidRDefault="000044FC" w:rsidP="000044FC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직급</w:t>
      </w:r>
      <w:r>
        <w:rPr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조교수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수정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요청</w:t>
      </w:r>
    </w:p>
  </w:comment>
  <w:comment w:id="9" w:author="Hae Yeon Lee" w:date="2025-10-22T15:55:00Z" w:initials="HYL">
    <w:p w14:paraId="53BAC3EC" w14:textId="77777777" w:rsidR="000044FC" w:rsidRDefault="000044FC" w:rsidP="000044FC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저희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연구실에서는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한예슬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학생</w:t>
      </w:r>
      <w:r>
        <w:rPr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박민하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학생이</w:t>
      </w:r>
      <w:r>
        <w:rPr>
          <w:sz w:val="20"/>
          <w:szCs w:val="20"/>
        </w:rPr>
        <w:t xml:space="preserve"> TA </w:t>
      </w:r>
      <w:r>
        <w:rPr>
          <w:rFonts w:hint="eastAsia"/>
          <w:sz w:val="20"/>
          <w:szCs w:val="20"/>
        </w:rPr>
        <w:t>지원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가능합니다</w:t>
      </w:r>
      <w:r>
        <w:rPr>
          <w:sz w:val="20"/>
          <w:szCs w:val="20"/>
        </w:rPr>
        <w:t xml:space="preserve">. </w:t>
      </w:r>
    </w:p>
  </w:comment>
  <w:comment w:id="16" w:author="Hae Yeon Lee" w:date="2025-10-22T15:58:00Z" w:initials="HYL">
    <w:p w14:paraId="170DC0DF" w14:textId="77777777" w:rsidR="000044FC" w:rsidRDefault="000044FC" w:rsidP="000044FC">
      <w:r>
        <w:rPr>
          <w:rStyle w:val="CommentReference"/>
        </w:rPr>
        <w:annotationRef/>
      </w:r>
      <w:r>
        <w:rPr>
          <w:sz w:val="20"/>
          <w:szCs w:val="20"/>
        </w:rPr>
        <w:t>2</w:t>
      </w:r>
      <w:r>
        <w:rPr>
          <w:rFonts w:hint="eastAsia"/>
          <w:sz w:val="20"/>
          <w:szCs w:val="20"/>
        </w:rPr>
        <w:t>회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강의했습니다</w:t>
      </w:r>
      <w:r>
        <w:rPr>
          <w:sz w:val="20"/>
          <w:szCs w:val="20"/>
        </w:rPr>
        <w:t>.</w:t>
      </w:r>
    </w:p>
  </w:comment>
  <w:comment w:id="27" w:author="Hae Yeon Lee" w:date="2025-10-22T17:09:00Z" w:initials="HYL">
    <w:p w14:paraId="634D449D" w14:textId="77777777" w:rsidR="002E0F14" w:rsidRDefault="002E0F14" w:rsidP="002E0F14">
      <w:r>
        <w:rPr>
          <w:rStyle w:val="CommentReference"/>
        </w:rPr>
        <w:annotationRef/>
      </w:r>
      <w:r>
        <w:rPr>
          <w:sz w:val="20"/>
          <w:szCs w:val="20"/>
        </w:rPr>
        <w:t>Developmental affective theory</w:t>
      </w:r>
    </w:p>
    <w:p w14:paraId="264E1B9F" w14:textId="77777777" w:rsidR="002E0F14" w:rsidRDefault="002E0F14" w:rsidP="002E0F14"/>
    <w:p w14:paraId="3A250B9C" w14:textId="77777777" w:rsidR="002E0F14" w:rsidRDefault="002E0F14" w:rsidP="002E0F14">
      <w:r>
        <w:rPr>
          <w:sz w:val="20"/>
          <w:szCs w:val="20"/>
        </w:rPr>
        <w:t>Ecological developmental systems theory</w:t>
      </w:r>
    </w:p>
  </w:comment>
  <w:comment w:id="40" w:author="Hae Yeon Lee" w:date="2025-10-22T17:13:00Z" w:initials="HYL">
    <w:p w14:paraId="70570505" w14:textId="77777777" w:rsidR="002E0F14" w:rsidRDefault="002E0F14" w:rsidP="002E0F14">
      <w:r>
        <w:rPr>
          <w:rStyle w:val="CommentReference"/>
        </w:rPr>
        <w:annotationRef/>
      </w:r>
      <w:r>
        <w:rPr>
          <w:sz w:val="20"/>
          <w:szCs w:val="20"/>
        </w:rPr>
        <w:t>Gee, D. G., Humphreys, K. L., Flannery, J., Goff, B., Telzer, E. H., Shapiro, M., ... &amp; Tottenham, N. (2013). A developmental shift from positive to negative connectivity in human amygdala–prefrontal circuitry. Journal of Neuroscience, 33(10), 4584-4593.</w:t>
      </w:r>
    </w:p>
  </w:comment>
  <w:comment w:id="42" w:author="Hae Yeon Lee" w:date="2025-10-22T17:16:00Z" w:initials="HYL">
    <w:p w14:paraId="0496761C" w14:textId="77777777" w:rsidR="002E0F14" w:rsidRDefault="002E0F14" w:rsidP="002E0F14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대학에서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진행된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소속감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인터벤션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논문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가운데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논문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추천</w:t>
      </w:r>
      <w:r>
        <w:rPr>
          <w:sz w:val="20"/>
          <w:szCs w:val="20"/>
        </w:rPr>
        <w:t>:</w:t>
      </w:r>
    </w:p>
    <w:p w14:paraId="1B3DB411" w14:textId="77777777" w:rsidR="002E0F14" w:rsidRDefault="002E0F14" w:rsidP="002E0F14"/>
    <w:p w14:paraId="10A475C0" w14:textId="77777777" w:rsidR="002E0F14" w:rsidRDefault="002E0F14" w:rsidP="002E0F14">
      <w:r>
        <w:rPr>
          <w:sz w:val="20"/>
          <w:szCs w:val="20"/>
        </w:rPr>
        <w:t>Walton, G. M., Murphy, M. C., Logel, C., Yeager, D. S., Goyer, J. P., Brady, S. T., ... &amp; Krol, N. (2023). Where and with whom does a brief social-belonging intervention promote progress in college?. Science, 380(6644), 499-505.</w:t>
      </w:r>
    </w:p>
  </w:comment>
  <w:comment w:id="43" w:author="Hae Yeon Lee" w:date="2025-10-22T17:18:00Z" w:initials="HYL">
    <w:p w14:paraId="57F84670" w14:textId="77777777" w:rsidR="003E0C55" w:rsidRDefault="003E0C55" w:rsidP="003E0C55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언론정보학과</w:t>
      </w:r>
      <w:r>
        <w:rPr>
          <w:sz w:val="20"/>
          <w:szCs w:val="20"/>
        </w:rPr>
        <w:t xml:space="preserve"> HCC </w:t>
      </w:r>
      <w:r>
        <w:rPr>
          <w:rFonts w:hint="eastAsia"/>
          <w:sz w:val="20"/>
          <w:szCs w:val="20"/>
        </w:rPr>
        <w:t>전공하시는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임하진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교수님을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게스트로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초빙하면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어떨까요</w:t>
      </w:r>
      <w:r>
        <w:rPr>
          <w:sz w:val="20"/>
          <w:szCs w:val="20"/>
        </w:rPr>
        <w:t>?</w:t>
      </w:r>
    </w:p>
    <w:p w14:paraId="6AB318EB" w14:textId="77777777" w:rsidR="003E0C55" w:rsidRDefault="003E0C55" w:rsidP="003E0C55">
      <w:r>
        <w:rPr>
          <w:rFonts w:hint="eastAsia"/>
          <w:sz w:val="20"/>
          <w:szCs w:val="20"/>
        </w:rPr>
        <w:t>최근</w:t>
      </w:r>
      <w:r>
        <w:rPr>
          <w:sz w:val="20"/>
          <w:szCs w:val="20"/>
        </w:rPr>
        <w:t xml:space="preserve"> LLM </w:t>
      </w:r>
      <w:r>
        <w:rPr>
          <w:rFonts w:hint="eastAsia"/>
          <w:sz w:val="20"/>
          <w:szCs w:val="20"/>
        </w:rPr>
        <w:t>기반으로</w:t>
      </w:r>
      <w:r>
        <w:rPr>
          <w:sz w:val="20"/>
          <w:szCs w:val="20"/>
        </w:rPr>
        <w:t xml:space="preserve"> Letter From Future Self </w:t>
      </w:r>
      <w:r>
        <w:rPr>
          <w:rFonts w:hint="eastAsia"/>
          <w:sz w:val="20"/>
          <w:szCs w:val="20"/>
        </w:rPr>
        <w:t>라는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인터벤션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연구를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학교현장에서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진행하셨고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아래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논문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공유합니다</w:t>
      </w:r>
      <w:r>
        <w:rPr>
          <w:sz w:val="20"/>
          <w:szCs w:val="20"/>
        </w:rPr>
        <w:t xml:space="preserve">. </w:t>
      </w:r>
    </w:p>
    <w:p w14:paraId="73CFCE3A" w14:textId="77777777" w:rsidR="003E0C55" w:rsidRDefault="003E0C55" w:rsidP="003E0C55">
      <w:hyperlink r:id="rId1" w:history="1">
        <w:r w:rsidRPr="0090698B">
          <w:rPr>
            <w:rStyle w:val="Hyperlink"/>
            <w:sz w:val="20"/>
            <w:szCs w:val="20"/>
          </w:rPr>
          <w:t>https://eng.snu.ac.kr/snu/bbs/BMSR00005/view.do?boardId=5789&amp;menuNo=200152</w:t>
        </w:r>
      </w:hyperlink>
    </w:p>
    <w:p w14:paraId="0D5B8D6C" w14:textId="77777777" w:rsidR="003E0C55" w:rsidRDefault="003E0C55" w:rsidP="003E0C55"/>
  </w:comment>
  <w:comment w:id="50" w:author="Hae Yeon Lee" w:date="2025-10-22T17:21:00Z" w:initials="HYL">
    <w:p w14:paraId="47DFD687" w14:textId="77777777" w:rsidR="00274DE7" w:rsidRDefault="00274DE7" w:rsidP="00274DE7">
      <w:r>
        <w:rPr>
          <w:rStyle w:val="CommentReference"/>
        </w:rPr>
        <w:annotationRef/>
      </w:r>
      <w:r>
        <w:rPr>
          <w:sz w:val="20"/>
          <w:szCs w:val="20"/>
        </w:rPr>
        <w:t>Walton, G. M., &amp; Yeager, D. S. (2020). Seed and soil: Psychological affordances in contexts help to explain where wise interventions succeed or fail. Current Directions in Psychological Science, 29(3), 219-226.</w:t>
      </w:r>
    </w:p>
    <w:p w14:paraId="7135D367" w14:textId="77777777" w:rsidR="00274DE7" w:rsidRDefault="00274DE7" w:rsidP="00274DE7"/>
    <w:p w14:paraId="30247BAB" w14:textId="77777777" w:rsidR="00274DE7" w:rsidRDefault="00274DE7" w:rsidP="00274DE7">
      <w:r>
        <w:rPr>
          <w:rFonts w:hint="eastAsia"/>
          <w:sz w:val="20"/>
          <w:szCs w:val="20"/>
        </w:rPr>
        <w:t>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논문으로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요망</w:t>
      </w:r>
      <w:r>
        <w:rPr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인터벤션의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효과를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높이기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위한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cultural affordance</w:t>
      </w:r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접근</w:t>
      </w:r>
    </w:p>
  </w:comment>
  <w:comment w:id="52" w:author="Hae Yeon Lee" w:date="2025-10-22T17:24:00Z" w:initials="HYL">
    <w:p w14:paraId="07748390" w14:textId="77777777" w:rsidR="00274DE7" w:rsidRDefault="00274DE7" w:rsidP="00274DE7">
      <w:r>
        <w:rPr>
          <w:rStyle w:val="CommentReference"/>
        </w:rPr>
        <w:annotationRef/>
      </w:r>
      <w:r>
        <w:rPr>
          <w:color w:val="212121"/>
          <w:sz w:val="20"/>
          <w:szCs w:val="20"/>
        </w:rPr>
        <w:t>Harari, G. M., &amp; Gosling, S. D. (2023). Understanding behaviours in context using mobile sensing. </w:t>
      </w:r>
      <w:r>
        <w:rPr>
          <w:i/>
          <w:iCs/>
          <w:color w:val="212121"/>
          <w:sz w:val="20"/>
          <w:szCs w:val="20"/>
        </w:rPr>
        <w:t>Nature Reviews Psychology</w:t>
      </w:r>
      <w:r>
        <w:rPr>
          <w:color w:val="212121"/>
          <w:sz w:val="20"/>
          <w:szCs w:val="20"/>
        </w:rPr>
        <w:t>, </w:t>
      </w:r>
      <w:r>
        <w:rPr>
          <w:i/>
          <w:iCs/>
          <w:color w:val="212121"/>
          <w:sz w:val="20"/>
          <w:szCs w:val="20"/>
        </w:rPr>
        <w:t>2</w:t>
      </w:r>
      <w:r>
        <w:rPr>
          <w:color w:val="212121"/>
          <w:sz w:val="20"/>
          <w:szCs w:val="20"/>
        </w:rPr>
        <w:t>(12), 767-779.</w:t>
      </w:r>
      <w:r>
        <w:rPr>
          <w:sz w:val="20"/>
          <w:szCs w:val="20"/>
        </w:rPr>
        <w:t xml:space="preserve"> </w:t>
      </w:r>
    </w:p>
    <w:p w14:paraId="1BE7CFA8" w14:textId="77777777" w:rsidR="00274DE7" w:rsidRDefault="00274DE7" w:rsidP="00274DE7"/>
    <w:p w14:paraId="7EF79AC2" w14:textId="77777777" w:rsidR="00274DE7" w:rsidRDefault="00274DE7" w:rsidP="00274DE7">
      <w:r>
        <w:rPr>
          <w:sz w:val="20"/>
          <w:szCs w:val="20"/>
        </w:rPr>
        <w:t>Eichstaedt, J. C., Smith, R. J., Merchant, R. M., Ungar, L. H., Crutchley, P., Preoţiuc-Pietro, D., ... &amp; Schwartz, H. A. (2018). Facebook language predicts depression in medical records. Proceedings of the National Academy of Sciences, 115(44), 11203-11208.</w:t>
      </w:r>
    </w:p>
  </w:comment>
  <w:comment w:id="67" w:author="Hae Yeon Lee" w:date="2025-10-22T17:27:00Z" w:initials="HYL">
    <w:p w14:paraId="6479FEC8" w14:textId="77777777" w:rsidR="00EA7FF1" w:rsidRDefault="00EA7FF1" w:rsidP="00EA7FF1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아래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리스트로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반영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부탁드립니다</w:t>
      </w:r>
      <w:r>
        <w:rPr>
          <w:sz w:val="20"/>
          <w:szCs w:val="20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CF8385" w15:done="0"/>
  <w15:commentEx w15:paraId="07220D14" w15:done="0"/>
  <w15:commentEx w15:paraId="53BAC3EC" w15:done="0"/>
  <w15:commentEx w15:paraId="170DC0DF" w15:done="0"/>
  <w15:commentEx w15:paraId="3A250B9C" w15:done="0"/>
  <w15:commentEx w15:paraId="70570505" w15:done="0"/>
  <w15:commentEx w15:paraId="10A475C0" w15:done="0"/>
  <w15:commentEx w15:paraId="0D5B8D6C" w15:done="0"/>
  <w15:commentEx w15:paraId="30247BAB" w15:done="0"/>
  <w15:commentEx w15:paraId="7EF79AC2" w15:done="0"/>
  <w15:commentEx w15:paraId="6479FEC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00F0D5" w16cex:dateUtc="2025-10-22T08:08:00Z"/>
  <w16cex:commentExtensible w16cex:durableId="1A5A4814" w16cex:dateUtc="2025-10-22T06:54:00Z"/>
  <w16cex:commentExtensible w16cex:durableId="05601245" w16cex:dateUtc="2025-10-22T06:55:00Z"/>
  <w16cex:commentExtensible w16cex:durableId="5BB7AA61" w16cex:dateUtc="2025-10-22T06:58:00Z"/>
  <w16cex:commentExtensible w16cex:durableId="03CBF986" w16cex:dateUtc="2025-10-22T08:09:00Z"/>
  <w16cex:commentExtensible w16cex:durableId="5096B850" w16cex:dateUtc="2025-10-22T08:13:00Z"/>
  <w16cex:commentExtensible w16cex:durableId="412C8D4A" w16cex:dateUtc="2025-10-22T08:16:00Z"/>
  <w16cex:commentExtensible w16cex:durableId="29620D85" w16cex:dateUtc="2025-10-22T08:18:00Z"/>
  <w16cex:commentExtensible w16cex:durableId="225B4C15" w16cex:dateUtc="2025-10-22T08:21:00Z"/>
  <w16cex:commentExtensible w16cex:durableId="3F2C9A1B" w16cex:dateUtc="2025-10-22T08:24:00Z"/>
  <w16cex:commentExtensible w16cex:durableId="587FD0F2" w16cex:dateUtc="2025-10-22T0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CF8385" w16cid:durableId="4A00F0D5"/>
  <w16cid:commentId w16cid:paraId="07220D14" w16cid:durableId="1A5A4814"/>
  <w16cid:commentId w16cid:paraId="53BAC3EC" w16cid:durableId="05601245"/>
  <w16cid:commentId w16cid:paraId="170DC0DF" w16cid:durableId="5BB7AA61"/>
  <w16cid:commentId w16cid:paraId="3A250B9C" w16cid:durableId="03CBF986"/>
  <w16cid:commentId w16cid:paraId="70570505" w16cid:durableId="5096B850"/>
  <w16cid:commentId w16cid:paraId="10A475C0" w16cid:durableId="412C8D4A"/>
  <w16cid:commentId w16cid:paraId="0D5B8D6C" w16cid:durableId="29620D85"/>
  <w16cid:commentId w16cid:paraId="30247BAB" w16cid:durableId="225B4C15"/>
  <w16cid:commentId w16cid:paraId="7EF79AC2" w16cid:durableId="3F2C9A1B"/>
  <w16cid:commentId w16cid:paraId="6479FEC8" w16cid:durableId="587FD0F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F8E0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57AD2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D847D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21878400">
    <w:abstractNumId w:val="0"/>
  </w:num>
  <w:num w:numId="2" w16cid:durableId="64691881">
    <w:abstractNumId w:val="1"/>
  </w:num>
  <w:num w:numId="3" w16cid:durableId="506408115">
    <w:abstractNumId w:val="1"/>
  </w:num>
  <w:num w:numId="4" w16cid:durableId="115685988">
    <w:abstractNumId w:val="1"/>
  </w:num>
  <w:num w:numId="5" w16cid:durableId="1020667907">
    <w:abstractNumId w:val="1"/>
  </w:num>
  <w:num w:numId="6" w16cid:durableId="1994751039">
    <w:abstractNumId w:val="1"/>
  </w:num>
  <w:num w:numId="7" w16cid:durableId="1065758653">
    <w:abstractNumId w:val="1"/>
  </w:num>
  <w:num w:numId="8" w16cid:durableId="698432806">
    <w:abstractNumId w:val="1"/>
  </w:num>
  <w:num w:numId="9" w16cid:durableId="1800949081">
    <w:abstractNumId w:val="1"/>
  </w:num>
  <w:num w:numId="10" w16cid:durableId="387530243">
    <w:abstractNumId w:val="1"/>
  </w:num>
  <w:num w:numId="11" w16cid:durableId="1527980451">
    <w:abstractNumId w:val="1"/>
  </w:num>
  <w:num w:numId="12" w16cid:durableId="772673395">
    <w:abstractNumId w:val="1"/>
  </w:num>
  <w:num w:numId="13" w16cid:durableId="247275715">
    <w:abstractNumId w:val="1"/>
  </w:num>
  <w:num w:numId="14" w16cid:durableId="357125568">
    <w:abstractNumId w:val="1"/>
  </w:num>
  <w:num w:numId="15" w16cid:durableId="2050841474">
    <w:abstractNumId w:val="1"/>
  </w:num>
  <w:num w:numId="16" w16cid:durableId="552234605">
    <w:abstractNumId w:val="1"/>
  </w:num>
  <w:num w:numId="17" w16cid:durableId="394861079">
    <w:abstractNumId w:val="1"/>
  </w:num>
  <w:num w:numId="18" w16cid:durableId="1851751679">
    <w:abstractNumId w:val="1"/>
  </w:num>
  <w:num w:numId="19" w16cid:durableId="772407868">
    <w:abstractNumId w:val="1"/>
  </w:num>
  <w:num w:numId="20" w16cid:durableId="73211706">
    <w:abstractNumId w:val="1"/>
  </w:num>
  <w:num w:numId="21" w16cid:durableId="1673753472">
    <w:abstractNumId w:val="1"/>
  </w:num>
  <w:num w:numId="22" w16cid:durableId="1846049065">
    <w:abstractNumId w:val="1"/>
  </w:num>
  <w:num w:numId="23" w16cid:durableId="533078476">
    <w:abstractNumId w:val="1"/>
  </w:num>
  <w:num w:numId="24" w16cid:durableId="388724719">
    <w:abstractNumId w:val="1"/>
  </w:num>
  <w:num w:numId="25" w16cid:durableId="1306623436">
    <w:abstractNumId w:val="1"/>
  </w:num>
  <w:num w:numId="26" w16cid:durableId="2101103681">
    <w:abstractNumId w:val="1"/>
  </w:num>
  <w:num w:numId="27" w16cid:durableId="525144631">
    <w:abstractNumId w:val="1"/>
  </w:num>
  <w:num w:numId="28" w16cid:durableId="1718890455">
    <w:abstractNumId w:val="1"/>
  </w:num>
  <w:num w:numId="29" w16cid:durableId="986713514">
    <w:abstractNumId w:val="1"/>
  </w:num>
  <w:num w:numId="30" w16cid:durableId="1149714844">
    <w:abstractNumId w:val="1"/>
  </w:num>
  <w:num w:numId="31" w16cid:durableId="2075857258">
    <w:abstractNumId w:val="1"/>
  </w:num>
  <w:num w:numId="32" w16cid:durableId="529345848">
    <w:abstractNumId w:val="1"/>
  </w:num>
  <w:num w:numId="33" w16cid:durableId="1252274231">
    <w:abstractNumId w:val="1"/>
  </w:num>
  <w:num w:numId="34" w16cid:durableId="473256658">
    <w:abstractNumId w:val="1"/>
  </w:num>
  <w:num w:numId="35" w16cid:durableId="1540245367">
    <w:abstractNumId w:val="1"/>
  </w:num>
  <w:num w:numId="36" w16cid:durableId="1917400859">
    <w:abstractNumId w:val="1"/>
  </w:num>
  <w:num w:numId="37" w16cid:durableId="644237094">
    <w:abstractNumId w:val="1"/>
  </w:num>
  <w:num w:numId="38" w16cid:durableId="1973318564">
    <w:abstractNumId w:val="1"/>
  </w:num>
  <w:num w:numId="39" w16cid:durableId="1826822669">
    <w:abstractNumId w:val="1"/>
  </w:num>
  <w:num w:numId="40" w16cid:durableId="1317564339">
    <w:abstractNumId w:val="1"/>
  </w:num>
  <w:num w:numId="41" w16cid:durableId="1193229261">
    <w:abstractNumId w:val="1"/>
  </w:num>
  <w:num w:numId="42" w16cid:durableId="1684236863">
    <w:abstractNumId w:val="1"/>
  </w:num>
  <w:num w:numId="43" w16cid:durableId="449860578">
    <w:abstractNumId w:val="1"/>
  </w:num>
  <w:num w:numId="44" w16cid:durableId="1940720388">
    <w:abstractNumId w:val="1"/>
  </w:num>
  <w:num w:numId="45" w16cid:durableId="1975408267">
    <w:abstractNumId w:val="1"/>
  </w:num>
  <w:num w:numId="46" w16cid:durableId="1781871953">
    <w:abstractNumId w:val="1"/>
  </w:num>
  <w:num w:numId="47" w16cid:durableId="2050497155">
    <w:abstractNumId w:val="1"/>
  </w:num>
  <w:num w:numId="48" w16cid:durableId="316881995">
    <w:abstractNumId w:val="1"/>
  </w:num>
  <w:num w:numId="49" w16cid:durableId="1930502994">
    <w:abstractNumId w:val="1"/>
  </w:num>
  <w:num w:numId="50" w16cid:durableId="1980843465">
    <w:abstractNumId w:val="1"/>
  </w:num>
  <w:num w:numId="51" w16cid:durableId="618804671">
    <w:abstractNumId w:val="1"/>
  </w:num>
  <w:num w:numId="52" w16cid:durableId="1211190461">
    <w:abstractNumId w:val="1"/>
  </w:num>
  <w:num w:numId="53" w16cid:durableId="804736939">
    <w:abstractNumId w:val="1"/>
  </w:num>
  <w:num w:numId="54" w16cid:durableId="711081041">
    <w:abstractNumId w:val="1"/>
  </w:num>
  <w:num w:numId="55" w16cid:durableId="767773903">
    <w:abstractNumId w:val="1"/>
  </w:num>
  <w:num w:numId="56" w16cid:durableId="20052344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3685245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480773138">
    <w:abstractNumId w:val="1"/>
  </w:num>
  <w:num w:numId="59" w16cid:durableId="195314223">
    <w:abstractNumId w:val="1"/>
  </w:num>
  <w:num w:numId="60" w16cid:durableId="2063868668">
    <w:abstractNumId w:val="1"/>
  </w:num>
  <w:num w:numId="61" w16cid:durableId="19190950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916865126">
    <w:abstractNumId w:val="1"/>
  </w:num>
  <w:num w:numId="63" w16cid:durableId="5048240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6802766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408918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650330288">
    <w:abstractNumId w:val="1"/>
  </w:num>
  <w:num w:numId="67" w16cid:durableId="1838836308">
    <w:abstractNumId w:val="1"/>
  </w:num>
  <w:num w:numId="68" w16cid:durableId="627248272">
    <w:abstractNumId w:val="1"/>
  </w:num>
  <w:num w:numId="69" w16cid:durableId="1979526369">
    <w:abstractNumId w:val="1"/>
  </w:num>
  <w:num w:numId="70" w16cid:durableId="2097049027">
    <w:abstractNumId w:val="1"/>
  </w:num>
  <w:num w:numId="71" w16cid:durableId="966155806">
    <w:abstractNumId w:val="1"/>
  </w:num>
  <w:num w:numId="72" w16cid:durableId="263651882">
    <w:abstractNumId w:val="1"/>
  </w:num>
  <w:num w:numId="73" w16cid:durableId="98181723">
    <w:abstractNumId w:val="1"/>
  </w:num>
  <w:num w:numId="74" w16cid:durableId="1743529351">
    <w:abstractNumId w:val="1"/>
  </w:num>
  <w:num w:numId="75" w16cid:durableId="523128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413094884">
    <w:abstractNumId w:val="1"/>
  </w:num>
  <w:num w:numId="77" w16cid:durableId="884953357">
    <w:abstractNumId w:val="1"/>
  </w:num>
  <w:num w:numId="78" w16cid:durableId="1005981871">
    <w:abstractNumId w:val="1"/>
  </w:num>
  <w:num w:numId="79" w16cid:durableId="15832912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534466394">
    <w:abstractNumId w:val="1"/>
  </w:num>
  <w:num w:numId="81" w16cid:durableId="1850409035">
    <w:abstractNumId w:val="1"/>
  </w:num>
  <w:num w:numId="82" w16cid:durableId="86494563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e Yeon Lee">
    <w15:presenceInfo w15:providerId="None" w15:userId="Hae Yeon L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1F"/>
    <w:rsid w:val="000044FC"/>
    <w:rsid w:val="00060083"/>
    <w:rsid w:val="000C5698"/>
    <w:rsid w:val="00274DE7"/>
    <w:rsid w:val="002E0F14"/>
    <w:rsid w:val="003E0C55"/>
    <w:rsid w:val="00656F1D"/>
    <w:rsid w:val="0086121F"/>
    <w:rsid w:val="00C328A1"/>
    <w:rsid w:val="00C444C2"/>
    <w:rsid w:val="00EA7FF1"/>
    <w:rsid w:val="00EF6B34"/>
    <w:rsid w:val="00F4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35DC240A"/>
  <w15:docId w15:val="{2364DFCF-30F3-8A47-8418-569F79471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0044FC"/>
    <w:rPr>
      <w:sz w:val="16"/>
      <w:szCs w:val="16"/>
    </w:rPr>
  </w:style>
  <w:style w:type="paragraph" w:styleId="CommentText">
    <w:name w:val="annotation text"/>
    <w:basedOn w:val="Normal"/>
    <w:link w:val="CommentTextChar"/>
    <w:rsid w:val="000044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044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0044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044FC"/>
    <w:rPr>
      <w:b/>
      <w:bCs/>
      <w:sz w:val="20"/>
      <w:szCs w:val="20"/>
    </w:rPr>
  </w:style>
  <w:style w:type="paragraph" w:styleId="Revision">
    <w:name w:val="Revision"/>
    <w:hidden/>
    <w:rsid w:val="000044FC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3E0C55"/>
    <w:rPr>
      <w:color w:val="605E5C"/>
      <w:shd w:val="clear" w:color="auto" w:fill="E1DFDD"/>
    </w:rPr>
  </w:style>
  <w:style w:type="paragraph" w:customStyle="1" w:styleId="p1">
    <w:name w:val="p1"/>
    <w:basedOn w:val="Normal"/>
    <w:rsid w:val="00EA7FF1"/>
    <w:pPr>
      <w:spacing w:after="0"/>
    </w:pPr>
    <w:rPr>
      <w:rFonts w:ascii="Helvetica" w:eastAsia="Times New Roman" w:hAnsi="Helvetica" w:cs="Times New Roman"/>
      <w:color w:val="000000"/>
      <w:sz w:val="14"/>
      <w:szCs w:val="14"/>
      <w:lang w:eastAsia="ko-KR"/>
    </w:rPr>
  </w:style>
  <w:style w:type="paragraph" w:customStyle="1" w:styleId="p2">
    <w:name w:val="p2"/>
    <w:basedOn w:val="Normal"/>
    <w:rsid w:val="00EA7FF1"/>
    <w:pPr>
      <w:spacing w:after="0"/>
    </w:pPr>
    <w:rPr>
      <w:rFonts w:ascii="Helvetica" w:eastAsia="Times New Roman" w:hAnsi="Helvetica" w:cs="Times New Roman"/>
      <w:color w:val="000000"/>
      <w:sz w:val="12"/>
      <w:szCs w:val="12"/>
      <w:lang w:eastAsia="ko-KR"/>
    </w:rPr>
  </w:style>
  <w:style w:type="character" w:customStyle="1" w:styleId="s1">
    <w:name w:val="s1"/>
    <w:basedOn w:val="DefaultParagraphFont"/>
    <w:rsid w:val="00EA7FF1"/>
    <w:rPr>
      <w:rFonts w:ascii="Helvetica" w:hAnsi="Helvetica" w:hint="default"/>
      <w:sz w:val="11"/>
      <w:szCs w:val="11"/>
    </w:rPr>
  </w:style>
  <w:style w:type="character" w:customStyle="1" w:styleId="apple-converted-space">
    <w:name w:val="apple-converted-space"/>
    <w:basedOn w:val="DefaultParagraphFont"/>
    <w:rsid w:val="00EA7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eng.snu.ac.kr/snu/bbs/BMSR00005/view.do?boardId=5789&amp;menuNo=20015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4607</Words>
  <Characters>26261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차지욱</dc:creator>
  <cp:keywords/>
  <cp:lastModifiedBy>차지욱</cp:lastModifiedBy>
  <cp:revision>2</cp:revision>
  <dcterms:created xsi:type="dcterms:W3CDTF">2025-10-22T08:40:00Z</dcterms:created>
  <dcterms:modified xsi:type="dcterms:W3CDTF">2025-10-22T08:40:00Z</dcterms:modified>
</cp:coreProperties>
</file>